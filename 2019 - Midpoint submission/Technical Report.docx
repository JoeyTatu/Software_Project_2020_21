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F8259" w14:textId="77777777" w:rsidR="00994136" w:rsidRDefault="00994136" w:rsidP="008337D3">
      <w:pP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52F1FB33" w:rsidR="00F91AED"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83EB78F" w14:textId="13EB4259" w:rsidR="008337D3" w:rsidRDefault="008337D3" w:rsidP="00994136">
      <w:pPr>
        <w:jc w:val="center"/>
        <w:rPr>
          <w:rFonts w:cs="Arial"/>
        </w:rPr>
      </w:pPr>
    </w:p>
    <w:p w14:paraId="435D00A9" w14:textId="3A764500" w:rsidR="008337D3" w:rsidRDefault="008337D3" w:rsidP="00994136">
      <w:pPr>
        <w:jc w:val="center"/>
        <w:rPr>
          <w:rFonts w:cs="Arial"/>
        </w:rPr>
      </w:pPr>
    </w:p>
    <w:p w14:paraId="6641DE5D" w14:textId="55D9C813" w:rsidR="008337D3" w:rsidRDefault="008337D3" w:rsidP="00994136">
      <w:pPr>
        <w:jc w:val="center"/>
        <w:rPr>
          <w:rFonts w:cs="Arial"/>
        </w:rPr>
      </w:pPr>
    </w:p>
    <w:p w14:paraId="1EDD54C0" w14:textId="77777777" w:rsidR="008337D3" w:rsidRPr="00075741" w:rsidRDefault="008337D3" w:rsidP="00994136">
      <w:pPr>
        <w:jc w:val="center"/>
        <w:rPr>
          <w:rFonts w:cs="Arial"/>
        </w:rPr>
      </w:pP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8337D3" w:rsidRDefault="00317295" w:rsidP="00994136">
      <w:pPr>
        <w:pStyle w:val="TitleName"/>
        <w:rPr>
          <w:rFonts w:cs="Arial"/>
          <w:b/>
        </w:rPr>
      </w:pPr>
      <w:r w:rsidRPr="008337D3">
        <w:rPr>
          <w:rFonts w:cs="Arial"/>
          <w:b/>
        </w:rPr>
        <w:t>Joey Tatú</w:t>
      </w:r>
    </w:p>
    <w:p w14:paraId="4C8CC259" w14:textId="77777777" w:rsidR="00661543" w:rsidRPr="008337D3" w:rsidRDefault="00661543" w:rsidP="00994136">
      <w:pPr>
        <w:pStyle w:val="TitleName"/>
        <w:rPr>
          <w:rFonts w:cs="Arial"/>
          <w:b/>
        </w:rPr>
      </w:pPr>
      <w:r w:rsidRPr="008337D3">
        <w:rPr>
          <w:rFonts w:cs="Arial"/>
          <w:b/>
        </w:rPr>
        <w:t>15015556</w:t>
      </w:r>
    </w:p>
    <w:p w14:paraId="4F08B8A2" w14:textId="1304C504" w:rsidR="00661543" w:rsidRPr="008337D3" w:rsidRDefault="00317295" w:rsidP="00994136">
      <w:pPr>
        <w:pStyle w:val="TitleName"/>
        <w:rPr>
          <w:rFonts w:cs="Arial"/>
          <w:b/>
        </w:rPr>
      </w:pPr>
      <w:r w:rsidRPr="008337D3">
        <w:rPr>
          <w:rFonts w:cs="Arial"/>
          <w:b/>
        </w:rPr>
        <w:t>joey.tatu</w:t>
      </w:r>
      <w:r w:rsidR="00661543" w:rsidRPr="008337D3">
        <w:rPr>
          <w:rFonts w:cs="Arial"/>
          <w:b/>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3519CA71" w14:textId="6770123F" w:rsidR="00601A93"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877798" w:history="1">
        <w:r w:rsidR="00601A93" w:rsidRPr="00802EFD">
          <w:rPr>
            <w:rStyle w:val="Hyperlink"/>
            <w:noProof/>
          </w:rPr>
          <w:t>Executive Summary</w:t>
        </w:r>
        <w:r w:rsidR="00601A93">
          <w:rPr>
            <w:noProof/>
            <w:webHidden/>
          </w:rPr>
          <w:tab/>
        </w:r>
        <w:r w:rsidR="00601A93">
          <w:rPr>
            <w:noProof/>
            <w:webHidden/>
          </w:rPr>
          <w:fldChar w:fldCharType="begin"/>
        </w:r>
        <w:r w:rsidR="00601A93">
          <w:rPr>
            <w:noProof/>
            <w:webHidden/>
          </w:rPr>
          <w:instrText xml:space="preserve"> PAGEREF _Toc26877798 \h </w:instrText>
        </w:r>
        <w:r w:rsidR="00601A93">
          <w:rPr>
            <w:noProof/>
            <w:webHidden/>
          </w:rPr>
        </w:r>
        <w:r w:rsidR="00601A93">
          <w:rPr>
            <w:noProof/>
            <w:webHidden/>
          </w:rPr>
          <w:fldChar w:fldCharType="separate"/>
        </w:r>
        <w:r w:rsidR="00601A93">
          <w:rPr>
            <w:noProof/>
            <w:webHidden/>
          </w:rPr>
          <w:t>4</w:t>
        </w:r>
        <w:r w:rsidR="00601A93">
          <w:rPr>
            <w:noProof/>
            <w:webHidden/>
          </w:rPr>
          <w:fldChar w:fldCharType="end"/>
        </w:r>
      </w:hyperlink>
    </w:p>
    <w:p w14:paraId="39782532" w14:textId="79EBBC5B" w:rsidR="00601A93" w:rsidRDefault="00601A93">
      <w:pPr>
        <w:pStyle w:val="TOC1"/>
        <w:tabs>
          <w:tab w:val="right" w:leader="dot" w:pos="8636"/>
        </w:tabs>
        <w:rPr>
          <w:rFonts w:asciiTheme="minorHAnsi" w:eastAsiaTheme="minorEastAsia" w:hAnsiTheme="minorHAnsi" w:cstheme="minorBidi"/>
          <w:noProof/>
          <w:sz w:val="22"/>
          <w:szCs w:val="22"/>
        </w:rPr>
      </w:pPr>
      <w:hyperlink w:anchor="_Toc26877799" w:history="1">
        <w:r w:rsidRPr="00802EFD">
          <w:rPr>
            <w:rStyle w:val="Hyperlink"/>
            <w:noProof/>
          </w:rPr>
          <w:t>Definitions, Acronyms, and Abbreviations</w:t>
        </w:r>
        <w:r>
          <w:rPr>
            <w:noProof/>
            <w:webHidden/>
          </w:rPr>
          <w:tab/>
        </w:r>
        <w:r>
          <w:rPr>
            <w:noProof/>
            <w:webHidden/>
          </w:rPr>
          <w:fldChar w:fldCharType="begin"/>
        </w:r>
        <w:r>
          <w:rPr>
            <w:noProof/>
            <w:webHidden/>
          </w:rPr>
          <w:instrText xml:space="preserve"> PAGEREF _Toc26877799 \h </w:instrText>
        </w:r>
        <w:r>
          <w:rPr>
            <w:noProof/>
            <w:webHidden/>
          </w:rPr>
        </w:r>
        <w:r>
          <w:rPr>
            <w:noProof/>
            <w:webHidden/>
          </w:rPr>
          <w:fldChar w:fldCharType="separate"/>
        </w:r>
        <w:r>
          <w:rPr>
            <w:noProof/>
            <w:webHidden/>
          </w:rPr>
          <w:t>5</w:t>
        </w:r>
        <w:r>
          <w:rPr>
            <w:noProof/>
            <w:webHidden/>
          </w:rPr>
          <w:fldChar w:fldCharType="end"/>
        </w:r>
      </w:hyperlink>
    </w:p>
    <w:p w14:paraId="5137C854" w14:textId="500292DB"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800" w:history="1">
        <w:r w:rsidRPr="00802EFD">
          <w:rPr>
            <w:rStyle w:val="Hyperlink"/>
            <w:noProof/>
          </w:rPr>
          <w:t>1</w:t>
        </w:r>
        <w:r>
          <w:rPr>
            <w:rFonts w:asciiTheme="minorHAnsi" w:eastAsiaTheme="minorEastAsia" w:hAnsiTheme="minorHAnsi" w:cstheme="minorBidi"/>
            <w:noProof/>
            <w:sz w:val="22"/>
            <w:szCs w:val="22"/>
          </w:rPr>
          <w:tab/>
        </w:r>
        <w:r w:rsidRPr="00802EFD">
          <w:rPr>
            <w:rStyle w:val="Hyperlink"/>
            <w:noProof/>
          </w:rPr>
          <w:t>Introduction</w:t>
        </w:r>
        <w:r>
          <w:rPr>
            <w:noProof/>
            <w:webHidden/>
          </w:rPr>
          <w:tab/>
        </w:r>
        <w:r>
          <w:rPr>
            <w:noProof/>
            <w:webHidden/>
          </w:rPr>
          <w:fldChar w:fldCharType="begin"/>
        </w:r>
        <w:r>
          <w:rPr>
            <w:noProof/>
            <w:webHidden/>
          </w:rPr>
          <w:instrText xml:space="preserve"> PAGEREF _Toc26877800 \h </w:instrText>
        </w:r>
        <w:r>
          <w:rPr>
            <w:noProof/>
            <w:webHidden/>
          </w:rPr>
        </w:r>
        <w:r>
          <w:rPr>
            <w:noProof/>
            <w:webHidden/>
          </w:rPr>
          <w:fldChar w:fldCharType="separate"/>
        </w:r>
        <w:r>
          <w:rPr>
            <w:noProof/>
            <w:webHidden/>
          </w:rPr>
          <w:t>6</w:t>
        </w:r>
        <w:r>
          <w:rPr>
            <w:noProof/>
            <w:webHidden/>
          </w:rPr>
          <w:fldChar w:fldCharType="end"/>
        </w:r>
      </w:hyperlink>
    </w:p>
    <w:p w14:paraId="640D1E32" w14:textId="4490B9BA"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801" w:history="1">
        <w:r w:rsidRPr="00802EFD">
          <w:rPr>
            <w:rStyle w:val="Hyperlink"/>
            <w:noProof/>
          </w:rPr>
          <w:t>2</w:t>
        </w:r>
        <w:r>
          <w:rPr>
            <w:rFonts w:asciiTheme="minorHAnsi" w:eastAsiaTheme="minorEastAsia" w:hAnsiTheme="minorHAnsi" w:cstheme="minorBidi"/>
            <w:noProof/>
            <w:sz w:val="22"/>
            <w:szCs w:val="22"/>
          </w:rPr>
          <w:tab/>
        </w:r>
        <w:r w:rsidRPr="00802EFD">
          <w:rPr>
            <w:rStyle w:val="Hyperlink"/>
            <w:noProof/>
          </w:rPr>
          <w:t>Background</w:t>
        </w:r>
        <w:r>
          <w:rPr>
            <w:noProof/>
            <w:webHidden/>
          </w:rPr>
          <w:tab/>
        </w:r>
        <w:r>
          <w:rPr>
            <w:noProof/>
            <w:webHidden/>
          </w:rPr>
          <w:fldChar w:fldCharType="begin"/>
        </w:r>
        <w:r>
          <w:rPr>
            <w:noProof/>
            <w:webHidden/>
          </w:rPr>
          <w:instrText xml:space="preserve"> PAGEREF _Toc26877801 \h </w:instrText>
        </w:r>
        <w:r>
          <w:rPr>
            <w:noProof/>
            <w:webHidden/>
          </w:rPr>
        </w:r>
        <w:r>
          <w:rPr>
            <w:noProof/>
            <w:webHidden/>
          </w:rPr>
          <w:fldChar w:fldCharType="separate"/>
        </w:r>
        <w:r>
          <w:rPr>
            <w:noProof/>
            <w:webHidden/>
          </w:rPr>
          <w:t>8</w:t>
        </w:r>
        <w:r>
          <w:rPr>
            <w:noProof/>
            <w:webHidden/>
          </w:rPr>
          <w:fldChar w:fldCharType="end"/>
        </w:r>
      </w:hyperlink>
    </w:p>
    <w:p w14:paraId="664C62A4" w14:textId="3E117F6F" w:rsidR="00601A93" w:rsidRDefault="00601A93">
      <w:pPr>
        <w:pStyle w:val="TOC2"/>
        <w:rPr>
          <w:rFonts w:asciiTheme="minorHAnsi" w:eastAsiaTheme="minorEastAsia" w:hAnsiTheme="minorHAnsi" w:cstheme="minorBidi"/>
          <w:noProof/>
          <w:sz w:val="22"/>
          <w:szCs w:val="22"/>
        </w:rPr>
      </w:pPr>
      <w:hyperlink w:anchor="_Toc26877802" w:history="1">
        <w:r w:rsidRPr="00802EFD">
          <w:rPr>
            <w:rStyle w:val="Hyperlink"/>
            <w:noProof/>
          </w:rPr>
          <w:t>2.1</w:t>
        </w:r>
        <w:r>
          <w:rPr>
            <w:rFonts w:asciiTheme="minorHAnsi" w:eastAsiaTheme="minorEastAsia" w:hAnsiTheme="minorHAnsi" w:cstheme="minorBidi"/>
            <w:noProof/>
            <w:sz w:val="22"/>
            <w:szCs w:val="22"/>
          </w:rPr>
          <w:tab/>
        </w:r>
        <w:r w:rsidRPr="00802EFD">
          <w:rPr>
            <w:rStyle w:val="Hyperlink"/>
            <w:noProof/>
          </w:rPr>
          <w:t>Objectives</w:t>
        </w:r>
        <w:r>
          <w:rPr>
            <w:noProof/>
            <w:webHidden/>
          </w:rPr>
          <w:tab/>
        </w:r>
        <w:r>
          <w:rPr>
            <w:noProof/>
            <w:webHidden/>
          </w:rPr>
          <w:fldChar w:fldCharType="begin"/>
        </w:r>
        <w:r>
          <w:rPr>
            <w:noProof/>
            <w:webHidden/>
          </w:rPr>
          <w:instrText xml:space="preserve"> PAGEREF _Toc26877802 \h </w:instrText>
        </w:r>
        <w:r>
          <w:rPr>
            <w:noProof/>
            <w:webHidden/>
          </w:rPr>
        </w:r>
        <w:r>
          <w:rPr>
            <w:noProof/>
            <w:webHidden/>
          </w:rPr>
          <w:fldChar w:fldCharType="separate"/>
        </w:r>
        <w:r>
          <w:rPr>
            <w:noProof/>
            <w:webHidden/>
          </w:rPr>
          <w:t>9</w:t>
        </w:r>
        <w:r>
          <w:rPr>
            <w:noProof/>
            <w:webHidden/>
          </w:rPr>
          <w:fldChar w:fldCharType="end"/>
        </w:r>
      </w:hyperlink>
    </w:p>
    <w:p w14:paraId="1B711ECC" w14:textId="382F9FE1" w:rsidR="00601A93" w:rsidRDefault="00601A93">
      <w:pPr>
        <w:pStyle w:val="TOC3"/>
        <w:rPr>
          <w:rFonts w:asciiTheme="minorHAnsi" w:eastAsiaTheme="minorEastAsia" w:hAnsiTheme="minorHAnsi" w:cstheme="minorBidi"/>
          <w:noProof/>
          <w:sz w:val="22"/>
          <w:szCs w:val="22"/>
        </w:rPr>
      </w:pPr>
      <w:hyperlink w:anchor="_Toc26877803" w:history="1">
        <w:r w:rsidRPr="00802EFD">
          <w:rPr>
            <w:rStyle w:val="Hyperlink"/>
            <w:noProof/>
            <w:lang w:val="en-GB"/>
          </w:rPr>
          <w:t>2.1.1</w:t>
        </w:r>
        <w:r>
          <w:rPr>
            <w:rFonts w:asciiTheme="minorHAnsi" w:eastAsiaTheme="minorEastAsia" w:hAnsiTheme="minorHAnsi" w:cstheme="minorBidi"/>
            <w:noProof/>
            <w:sz w:val="22"/>
            <w:szCs w:val="22"/>
          </w:rPr>
          <w:tab/>
        </w:r>
        <w:r w:rsidRPr="00802EFD">
          <w:rPr>
            <w:rStyle w:val="Hyperlink"/>
            <w:noProof/>
            <w:lang w:val="en-GB"/>
          </w:rPr>
          <w:t>Appointments (Artist)</w:t>
        </w:r>
        <w:r>
          <w:rPr>
            <w:noProof/>
            <w:webHidden/>
          </w:rPr>
          <w:tab/>
        </w:r>
        <w:r>
          <w:rPr>
            <w:noProof/>
            <w:webHidden/>
          </w:rPr>
          <w:fldChar w:fldCharType="begin"/>
        </w:r>
        <w:r>
          <w:rPr>
            <w:noProof/>
            <w:webHidden/>
          </w:rPr>
          <w:instrText xml:space="preserve"> PAGEREF _Toc26877803 \h </w:instrText>
        </w:r>
        <w:r>
          <w:rPr>
            <w:noProof/>
            <w:webHidden/>
          </w:rPr>
        </w:r>
        <w:r>
          <w:rPr>
            <w:noProof/>
            <w:webHidden/>
          </w:rPr>
          <w:fldChar w:fldCharType="separate"/>
        </w:r>
        <w:r>
          <w:rPr>
            <w:noProof/>
            <w:webHidden/>
          </w:rPr>
          <w:t>9</w:t>
        </w:r>
        <w:r>
          <w:rPr>
            <w:noProof/>
            <w:webHidden/>
          </w:rPr>
          <w:fldChar w:fldCharType="end"/>
        </w:r>
      </w:hyperlink>
    </w:p>
    <w:p w14:paraId="5DB73D31" w14:textId="49B196C2" w:rsidR="00601A93" w:rsidRDefault="00601A93">
      <w:pPr>
        <w:pStyle w:val="TOC3"/>
        <w:rPr>
          <w:rFonts w:asciiTheme="minorHAnsi" w:eastAsiaTheme="minorEastAsia" w:hAnsiTheme="minorHAnsi" w:cstheme="minorBidi"/>
          <w:noProof/>
          <w:sz w:val="22"/>
          <w:szCs w:val="22"/>
        </w:rPr>
      </w:pPr>
      <w:hyperlink w:anchor="_Toc26877804" w:history="1">
        <w:r w:rsidRPr="00802EFD">
          <w:rPr>
            <w:rStyle w:val="Hyperlink"/>
            <w:noProof/>
            <w:lang w:val="en-GB"/>
          </w:rPr>
          <w:t>2.1.2</w:t>
        </w:r>
        <w:r>
          <w:rPr>
            <w:rFonts w:asciiTheme="minorHAnsi" w:eastAsiaTheme="minorEastAsia" w:hAnsiTheme="minorHAnsi" w:cstheme="minorBidi"/>
            <w:noProof/>
            <w:sz w:val="22"/>
            <w:szCs w:val="22"/>
          </w:rPr>
          <w:tab/>
        </w:r>
        <w:r w:rsidRPr="00802EFD">
          <w:rPr>
            <w:rStyle w:val="Hyperlink"/>
            <w:noProof/>
            <w:lang w:val="en-GB"/>
          </w:rPr>
          <w:t>Appointments (Client)</w:t>
        </w:r>
        <w:r>
          <w:rPr>
            <w:noProof/>
            <w:webHidden/>
          </w:rPr>
          <w:tab/>
        </w:r>
        <w:r>
          <w:rPr>
            <w:noProof/>
            <w:webHidden/>
          </w:rPr>
          <w:fldChar w:fldCharType="begin"/>
        </w:r>
        <w:r>
          <w:rPr>
            <w:noProof/>
            <w:webHidden/>
          </w:rPr>
          <w:instrText xml:space="preserve"> PAGEREF _Toc26877804 \h </w:instrText>
        </w:r>
        <w:r>
          <w:rPr>
            <w:noProof/>
            <w:webHidden/>
          </w:rPr>
        </w:r>
        <w:r>
          <w:rPr>
            <w:noProof/>
            <w:webHidden/>
          </w:rPr>
          <w:fldChar w:fldCharType="separate"/>
        </w:r>
        <w:r>
          <w:rPr>
            <w:noProof/>
            <w:webHidden/>
          </w:rPr>
          <w:t>10</w:t>
        </w:r>
        <w:r>
          <w:rPr>
            <w:noProof/>
            <w:webHidden/>
          </w:rPr>
          <w:fldChar w:fldCharType="end"/>
        </w:r>
      </w:hyperlink>
    </w:p>
    <w:p w14:paraId="59B36CC5" w14:textId="1402BDCC" w:rsidR="00601A93" w:rsidRDefault="00601A93">
      <w:pPr>
        <w:pStyle w:val="TOC2"/>
        <w:rPr>
          <w:rFonts w:asciiTheme="minorHAnsi" w:eastAsiaTheme="minorEastAsia" w:hAnsiTheme="minorHAnsi" w:cstheme="minorBidi"/>
          <w:noProof/>
          <w:sz w:val="22"/>
          <w:szCs w:val="22"/>
        </w:rPr>
      </w:pPr>
      <w:hyperlink w:anchor="_Toc26877805" w:history="1">
        <w:r w:rsidRPr="00802EFD">
          <w:rPr>
            <w:rStyle w:val="Hyperlink"/>
            <w:noProof/>
          </w:rPr>
          <w:t>2.2</w:t>
        </w:r>
        <w:r>
          <w:rPr>
            <w:rFonts w:asciiTheme="minorHAnsi" w:eastAsiaTheme="minorEastAsia" w:hAnsiTheme="minorHAnsi" w:cstheme="minorBidi"/>
            <w:noProof/>
            <w:sz w:val="22"/>
            <w:szCs w:val="22"/>
          </w:rPr>
          <w:tab/>
        </w:r>
        <w:r w:rsidRPr="00802EFD">
          <w:rPr>
            <w:rStyle w:val="Hyperlink"/>
            <w:noProof/>
          </w:rPr>
          <w:t>Research</w:t>
        </w:r>
        <w:r>
          <w:rPr>
            <w:noProof/>
            <w:webHidden/>
          </w:rPr>
          <w:tab/>
        </w:r>
        <w:r>
          <w:rPr>
            <w:noProof/>
            <w:webHidden/>
          </w:rPr>
          <w:fldChar w:fldCharType="begin"/>
        </w:r>
        <w:r>
          <w:rPr>
            <w:noProof/>
            <w:webHidden/>
          </w:rPr>
          <w:instrText xml:space="preserve"> PAGEREF _Toc26877805 \h </w:instrText>
        </w:r>
        <w:r>
          <w:rPr>
            <w:noProof/>
            <w:webHidden/>
          </w:rPr>
        </w:r>
        <w:r>
          <w:rPr>
            <w:noProof/>
            <w:webHidden/>
          </w:rPr>
          <w:fldChar w:fldCharType="separate"/>
        </w:r>
        <w:r>
          <w:rPr>
            <w:noProof/>
            <w:webHidden/>
          </w:rPr>
          <w:t>10</w:t>
        </w:r>
        <w:r>
          <w:rPr>
            <w:noProof/>
            <w:webHidden/>
          </w:rPr>
          <w:fldChar w:fldCharType="end"/>
        </w:r>
      </w:hyperlink>
    </w:p>
    <w:p w14:paraId="5360B7F4" w14:textId="2269CF21" w:rsidR="00601A93" w:rsidRDefault="00601A93">
      <w:pPr>
        <w:pStyle w:val="TOC3"/>
        <w:rPr>
          <w:rFonts w:asciiTheme="minorHAnsi" w:eastAsiaTheme="minorEastAsia" w:hAnsiTheme="minorHAnsi" w:cstheme="minorBidi"/>
          <w:noProof/>
          <w:sz w:val="22"/>
          <w:szCs w:val="22"/>
        </w:rPr>
      </w:pPr>
      <w:hyperlink w:anchor="_Toc26877806" w:history="1">
        <w:r w:rsidRPr="00802EFD">
          <w:rPr>
            <w:rStyle w:val="Hyperlink"/>
            <w:noProof/>
            <w:lang w:val="en-GB"/>
          </w:rPr>
          <w:t>2.2.1</w:t>
        </w:r>
        <w:r>
          <w:rPr>
            <w:rFonts w:asciiTheme="minorHAnsi" w:eastAsiaTheme="minorEastAsia" w:hAnsiTheme="minorHAnsi" w:cstheme="minorBidi"/>
            <w:noProof/>
            <w:sz w:val="22"/>
            <w:szCs w:val="22"/>
          </w:rPr>
          <w:tab/>
        </w:r>
        <w:r w:rsidRPr="00802EFD">
          <w:rPr>
            <w:rStyle w:val="Hyperlink"/>
            <w:noProof/>
            <w:lang w:val="en-GB"/>
          </w:rPr>
          <w:t>Personalisation</w:t>
        </w:r>
        <w:r>
          <w:rPr>
            <w:noProof/>
            <w:webHidden/>
          </w:rPr>
          <w:tab/>
        </w:r>
        <w:r>
          <w:rPr>
            <w:noProof/>
            <w:webHidden/>
          </w:rPr>
          <w:fldChar w:fldCharType="begin"/>
        </w:r>
        <w:r>
          <w:rPr>
            <w:noProof/>
            <w:webHidden/>
          </w:rPr>
          <w:instrText xml:space="preserve"> PAGEREF _Toc26877806 \h </w:instrText>
        </w:r>
        <w:r>
          <w:rPr>
            <w:noProof/>
            <w:webHidden/>
          </w:rPr>
        </w:r>
        <w:r>
          <w:rPr>
            <w:noProof/>
            <w:webHidden/>
          </w:rPr>
          <w:fldChar w:fldCharType="separate"/>
        </w:r>
        <w:r>
          <w:rPr>
            <w:noProof/>
            <w:webHidden/>
          </w:rPr>
          <w:t>10</w:t>
        </w:r>
        <w:r>
          <w:rPr>
            <w:noProof/>
            <w:webHidden/>
          </w:rPr>
          <w:fldChar w:fldCharType="end"/>
        </w:r>
      </w:hyperlink>
    </w:p>
    <w:p w14:paraId="407DE52E" w14:textId="73A6B9CB" w:rsidR="00601A93" w:rsidRDefault="00601A93">
      <w:pPr>
        <w:pStyle w:val="TOC3"/>
        <w:rPr>
          <w:rFonts w:asciiTheme="minorHAnsi" w:eastAsiaTheme="minorEastAsia" w:hAnsiTheme="minorHAnsi" w:cstheme="minorBidi"/>
          <w:noProof/>
          <w:sz w:val="22"/>
          <w:szCs w:val="22"/>
        </w:rPr>
      </w:pPr>
      <w:hyperlink w:anchor="_Toc26877807" w:history="1">
        <w:r w:rsidRPr="00802EFD">
          <w:rPr>
            <w:rStyle w:val="Hyperlink"/>
            <w:noProof/>
            <w:lang w:val="en-GB"/>
          </w:rPr>
          <w:t>2.2.2</w:t>
        </w:r>
        <w:r>
          <w:rPr>
            <w:rFonts w:asciiTheme="minorHAnsi" w:eastAsiaTheme="minorEastAsia" w:hAnsiTheme="minorHAnsi" w:cstheme="minorBidi"/>
            <w:noProof/>
            <w:sz w:val="22"/>
            <w:szCs w:val="22"/>
          </w:rPr>
          <w:tab/>
        </w:r>
        <w:r w:rsidRPr="00802EFD">
          <w:rPr>
            <w:rStyle w:val="Hyperlink"/>
            <w:noProof/>
            <w:lang w:val="en-GB"/>
          </w:rPr>
          <w:t>Optimisation</w:t>
        </w:r>
        <w:r>
          <w:rPr>
            <w:noProof/>
            <w:webHidden/>
          </w:rPr>
          <w:tab/>
        </w:r>
        <w:r>
          <w:rPr>
            <w:noProof/>
            <w:webHidden/>
          </w:rPr>
          <w:fldChar w:fldCharType="begin"/>
        </w:r>
        <w:r>
          <w:rPr>
            <w:noProof/>
            <w:webHidden/>
          </w:rPr>
          <w:instrText xml:space="preserve"> PAGEREF _Toc26877807 \h </w:instrText>
        </w:r>
        <w:r>
          <w:rPr>
            <w:noProof/>
            <w:webHidden/>
          </w:rPr>
        </w:r>
        <w:r>
          <w:rPr>
            <w:noProof/>
            <w:webHidden/>
          </w:rPr>
          <w:fldChar w:fldCharType="separate"/>
        </w:r>
        <w:r>
          <w:rPr>
            <w:noProof/>
            <w:webHidden/>
          </w:rPr>
          <w:t>11</w:t>
        </w:r>
        <w:r>
          <w:rPr>
            <w:noProof/>
            <w:webHidden/>
          </w:rPr>
          <w:fldChar w:fldCharType="end"/>
        </w:r>
      </w:hyperlink>
    </w:p>
    <w:p w14:paraId="38CDF1E0" w14:textId="3AA90402"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808" w:history="1">
        <w:r w:rsidRPr="00802EFD">
          <w:rPr>
            <w:rStyle w:val="Hyperlink"/>
            <w:noProof/>
          </w:rPr>
          <w:t>3</w:t>
        </w:r>
        <w:r>
          <w:rPr>
            <w:rFonts w:asciiTheme="minorHAnsi" w:eastAsiaTheme="minorEastAsia" w:hAnsiTheme="minorHAnsi" w:cstheme="minorBidi"/>
            <w:noProof/>
            <w:sz w:val="22"/>
            <w:szCs w:val="22"/>
          </w:rPr>
          <w:tab/>
        </w:r>
        <w:r w:rsidRPr="00802EFD">
          <w:rPr>
            <w:rStyle w:val="Hyperlink"/>
            <w:noProof/>
          </w:rPr>
          <w:t>System</w:t>
        </w:r>
        <w:r>
          <w:rPr>
            <w:noProof/>
            <w:webHidden/>
          </w:rPr>
          <w:tab/>
        </w:r>
        <w:r>
          <w:rPr>
            <w:noProof/>
            <w:webHidden/>
          </w:rPr>
          <w:fldChar w:fldCharType="begin"/>
        </w:r>
        <w:r>
          <w:rPr>
            <w:noProof/>
            <w:webHidden/>
          </w:rPr>
          <w:instrText xml:space="preserve"> PAGEREF _Toc26877808 \h </w:instrText>
        </w:r>
        <w:r>
          <w:rPr>
            <w:noProof/>
            <w:webHidden/>
          </w:rPr>
        </w:r>
        <w:r>
          <w:rPr>
            <w:noProof/>
            <w:webHidden/>
          </w:rPr>
          <w:fldChar w:fldCharType="separate"/>
        </w:r>
        <w:r>
          <w:rPr>
            <w:noProof/>
            <w:webHidden/>
          </w:rPr>
          <w:t>13</w:t>
        </w:r>
        <w:r>
          <w:rPr>
            <w:noProof/>
            <w:webHidden/>
          </w:rPr>
          <w:fldChar w:fldCharType="end"/>
        </w:r>
      </w:hyperlink>
    </w:p>
    <w:p w14:paraId="4FC4E1E2" w14:textId="3162290B" w:rsidR="00601A93" w:rsidRDefault="00601A93">
      <w:pPr>
        <w:pStyle w:val="TOC2"/>
        <w:rPr>
          <w:rFonts w:asciiTheme="minorHAnsi" w:eastAsiaTheme="minorEastAsia" w:hAnsiTheme="minorHAnsi" w:cstheme="minorBidi"/>
          <w:noProof/>
          <w:sz w:val="22"/>
          <w:szCs w:val="22"/>
        </w:rPr>
      </w:pPr>
      <w:hyperlink w:anchor="_Toc26877809" w:history="1">
        <w:r w:rsidRPr="00802EFD">
          <w:rPr>
            <w:rStyle w:val="Hyperlink"/>
            <w:noProof/>
          </w:rPr>
          <w:t>3.1</w:t>
        </w:r>
        <w:r>
          <w:rPr>
            <w:rFonts w:asciiTheme="minorHAnsi" w:eastAsiaTheme="minorEastAsia" w:hAnsiTheme="minorHAnsi" w:cstheme="minorBidi"/>
            <w:noProof/>
            <w:sz w:val="22"/>
            <w:szCs w:val="22"/>
          </w:rPr>
          <w:tab/>
        </w:r>
        <w:r w:rsidRPr="00802EFD">
          <w:rPr>
            <w:rStyle w:val="Hyperlink"/>
            <w:noProof/>
          </w:rPr>
          <w:t>Requirements</w:t>
        </w:r>
        <w:r>
          <w:rPr>
            <w:noProof/>
            <w:webHidden/>
          </w:rPr>
          <w:tab/>
        </w:r>
        <w:r>
          <w:rPr>
            <w:noProof/>
            <w:webHidden/>
          </w:rPr>
          <w:fldChar w:fldCharType="begin"/>
        </w:r>
        <w:r>
          <w:rPr>
            <w:noProof/>
            <w:webHidden/>
          </w:rPr>
          <w:instrText xml:space="preserve"> PAGEREF _Toc26877809 \h </w:instrText>
        </w:r>
        <w:r>
          <w:rPr>
            <w:noProof/>
            <w:webHidden/>
          </w:rPr>
        </w:r>
        <w:r>
          <w:rPr>
            <w:noProof/>
            <w:webHidden/>
          </w:rPr>
          <w:fldChar w:fldCharType="separate"/>
        </w:r>
        <w:r>
          <w:rPr>
            <w:noProof/>
            <w:webHidden/>
          </w:rPr>
          <w:t>13</w:t>
        </w:r>
        <w:r>
          <w:rPr>
            <w:noProof/>
            <w:webHidden/>
          </w:rPr>
          <w:fldChar w:fldCharType="end"/>
        </w:r>
      </w:hyperlink>
    </w:p>
    <w:p w14:paraId="4F1A8E31" w14:textId="207F4C40" w:rsidR="00601A93" w:rsidRDefault="00601A93">
      <w:pPr>
        <w:pStyle w:val="TOC3"/>
        <w:rPr>
          <w:rFonts w:asciiTheme="minorHAnsi" w:eastAsiaTheme="minorEastAsia" w:hAnsiTheme="minorHAnsi" w:cstheme="minorBidi"/>
          <w:noProof/>
          <w:sz w:val="22"/>
          <w:szCs w:val="22"/>
        </w:rPr>
      </w:pPr>
      <w:hyperlink w:anchor="_Toc26877810" w:history="1">
        <w:r w:rsidRPr="00802EFD">
          <w:rPr>
            <w:rStyle w:val="Hyperlink"/>
            <w:noProof/>
          </w:rPr>
          <w:t>3.1.1</w:t>
        </w:r>
        <w:r>
          <w:rPr>
            <w:rFonts w:asciiTheme="minorHAnsi" w:eastAsiaTheme="minorEastAsia" w:hAnsiTheme="minorHAnsi" w:cstheme="minorBidi"/>
            <w:noProof/>
            <w:sz w:val="22"/>
            <w:szCs w:val="22"/>
          </w:rPr>
          <w:tab/>
        </w:r>
        <w:r w:rsidRPr="00802EFD">
          <w:rPr>
            <w:rStyle w:val="Hyperlink"/>
            <w:noProof/>
          </w:rPr>
          <w:t>Functional requirements</w:t>
        </w:r>
        <w:r>
          <w:rPr>
            <w:noProof/>
            <w:webHidden/>
          </w:rPr>
          <w:tab/>
        </w:r>
        <w:r>
          <w:rPr>
            <w:noProof/>
            <w:webHidden/>
          </w:rPr>
          <w:fldChar w:fldCharType="begin"/>
        </w:r>
        <w:r>
          <w:rPr>
            <w:noProof/>
            <w:webHidden/>
          </w:rPr>
          <w:instrText xml:space="preserve"> PAGEREF _Toc26877810 \h </w:instrText>
        </w:r>
        <w:r>
          <w:rPr>
            <w:noProof/>
            <w:webHidden/>
          </w:rPr>
        </w:r>
        <w:r>
          <w:rPr>
            <w:noProof/>
            <w:webHidden/>
          </w:rPr>
          <w:fldChar w:fldCharType="separate"/>
        </w:r>
        <w:r>
          <w:rPr>
            <w:noProof/>
            <w:webHidden/>
          </w:rPr>
          <w:t>13</w:t>
        </w:r>
        <w:r>
          <w:rPr>
            <w:noProof/>
            <w:webHidden/>
          </w:rPr>
          <w:fldChar w:fldCharType="end"/>
        </w:r>
      </w:hyperlink>
    </w:p>
    <w:p w14:paraId="48CDC7A4" w14:textId="1B2AC59D" w:rsidR="00601A93" w:rsidRDefault="00601A93">
      <w:pPr>
        <w:pStyle w:val="TOC3"/>
        <w:rPr>
          <w:rFonts w:asciiTheme="minorHAnsi" w:eastAsiaTheme="minorEastAsia" w:hAnsiTheme="minorHAnsi" w:cstheme="minorBidi"/>
          <w:noProof/>
          <w:sz w:val="22"/>
          <w:szCs w:val="22"/>
        </w:rPr>
      </w:pPr>
      <w:hyperlink w:anchor="_Toc26877933" w:history="1">
        <w:r w:rsidRPr="00802EFD">
          <w:rPr>
            <w:rStyle w:val="Hyperlink"/>
            <w:noProof/>
          </w:rPr>
          <w:t>3.1.2</w:t>
        </w:r>
        <w:r>
          <w:rPr>
            <w:rFonts w:asciiTheme="minorHAnsi" w:eastAsiaTheme="minorEastAsia" w:hAnsiTheme="minorHAnsi" w:cstheme="minorBidi"/>
            <w:noProof/>
            <w:sz w:val="22"/>
            <w:szCs w:val="22"/>
          </w:rPr>
          <w:tab/>
        </w:r>
        <w:r w:rsidRPr="00802EFD">
          <w:rPr>
            <w:rStyle w:val="Hyperlink"/>
            <w:noProof/>
          </w:rPr>
          <w:t>Requirement 1: Create Schedule</w:t>
        </w:r>
        <w:r>
          <w:rPr>
            <w:noProof/>
            <w:webHidden/>
          </w:rPr>
          <w:tab/>
        </w:r>
        <w:r>
          <w:rPr>
            <w:noProof/>
            <w:webHidden/>
          </w:rPr>
          <w:fldChar w:fldCharType="begin"/>
        </w:r>
        <w:r>
          <w:rPr>
            <w:noProof/>
            <w:webHidden/>
          </w:rPr>
          <w:instrText xml:space="preserve"> PAGEREF _Toc26877933 \h </w:instrText>
        </w:r>
        <w:r>
          <w:rPr>
            <w:noProof/>
            <w:webHidden/>
          </w:rPr>
        </w:r>
        <w:r>
          <w:rPr>
            <w:noProof/>
            <w:webHidden/>
          </w:rPr>
          <w:fldChar w:fldCharType="separate"/>
        </w:r>
        <w:r>
          <w:rPr>
            <w:noProof/>
            <w:webHidden/>
          </w:rPr>
          <w:t>14</w:t>
        </w:r>
        <w:r>
          <w:rPr>
            <w:noProof/>
            <w:webHidden/>
          </w:rPr>
          <w:fldChar w:fldCharType="end"/>
        </w:r>
      </w:hyperlink>
    </w:p>
    <w:p w14:paraId="1970B041" w14:textId="400E702D" w:rsidR="00601A93" w:rsidRDefault="00601A93">
      <w:pPr>
        <w:pStyle w:val="TOC3"/>
        <w:rPr>
          <w:rFonts w:asciiTheme="minorHAnsi" w:eastAsiaTheme="minorEastAsia" w:hAnsiTheme="minorHAnsi" w:cstheme="minorBidi"/>
          <w:noProof/>
          <w:sz w:val="22"/>
          <w:szCs w:val="22"/>
        </w:rPr>
      </w:pPr>
      <w:hyperlink w:anchor="_Toc26877934" w:history="1">
        <w:r w:rsidRPr="00802EFD">
          <w:rPr>
            <w:rStyle w:val="Hyperlink"/>
            <w:noProof/>
          </w:rPr>
          <w:t>3.1.3</w:t>
        </w:r>
        <w:r>
          <w:rPr>
            <w:rFonts w:asciiTheme="minorHAnsi" w:eastAsiaTheme="minorEastAsia" w:hAnsiTheme="minorHAnsi" w:cstheme="minorBidi"/>
            <w:noProof/>
            <w:sz w:val="22"/>
            <w:szCs w:val="22"/>
          </w:rPr>
          <w:tab/>
        </w:r>
        <w:r w:rsidRPr="00802EFD">
          <w:rPr>
            <w:rStyle w:val="Hyperlink"/>
            <w:noProof/>
          </w:rPr>
          <w:t>Requirement 2: Book appointment</w:t>
        </w:r>
        <w:r>
          <w:rPr>
            <w:noProof/>
            <w:webHidden/>
          </w:rPr>
          <w:tab/>
        </w:r>
        <w:r>
          <w:rPr>
            <w:noProof/>
            <w:webHidden/>
          </w:rPr>
          <w:fldChar w:fldCharType="begin"/>
        </w:r>
        <w:r>
          <w:rPr>
            <w:noProof/>
            <w:webHidden/>
          </w:rPr>
          <w:instrText xml:space="preserve"> PAGEREF _Toc26877934 \h </w:instrText>
        </w:r>
        <w:r>
          <w:rPr>
            <w:noProof/>
            <w:webHidden/>
          </w:rPr>
        </w:r>
        <w:r>
          <w:rPr>
            <w:noProof/>
            <w:webHidden/>
          </w:rPr>
          <w:fldChar w:fldCharType="separate"/>
        </w:r>
        <w:r>
          <w:rPr>
            <w:noProof/>
            <w:webHidden/>
          </w:rPr>
          <w:t>16</w:t>
        </w:r>
        <w:r>
          <w:rPr>
            <w:noProof/>
            <w:webHidden/>
          </w:rPr>
          <w:fldChar w:fldCharType="end"/>
        </w:r>
      </w:hyperlink>
    </w:p>
    <w:p w14:paraId="132660A4" w14:textId="0BA5038C" w:rsidR="00601A93" w:rsidRDefault="00601A93">
      <w:pPr>
        <w:pStyle w:val="TOC3"/>
        <w:rPr>
          <w:rFonts w:asciiTheme="minorHAnsi" w:eastAsiaTheme="minorEastAsia" w:hAnsiTheme="minorHAnsi" w:cstheme="minorBidi"/>
          <w:noProof/>
          <w:sz w:val="22"/>
          <w:szCs w:val="22"/>
        </w:rPr>
      </w:pPr>
      <w:hyperlink w:anchor="_Toc26877935" w:history="1">
        <w:r w:rsidRPr="00802EFD">
          <w:rPr>
            <w:rStyle w:val="Hyperlink"/>
            <w:noProof/>
          </w:rPr>
          <w:t>3.1.4</w:t>
        </w:r>
        <w:r>
          <w:rPr>
            <w:rFonts w:asciiTheme="minorHAnsi" w:eastAsiaTheme="minorEastAsia" w:hAnsiTheme="minorHAnsi" w:cstheme="minorBidi"/>
            <w:noProof/>
            <w:sz w:val="22"/>
            <w:szCs w:val="22"/>
          </w:rPr>
          <w:tab/>
        </w:r>
        <w:r w:rsidRPr="00802EFD">
          <w:rPr>
            <w:rStyle w:val="Hyperlink"/>
            <w:noProof/>
          </w:rPr>
          <w:t>Requirement 3: Review Artist</w:t>
        </w:r>
        <w:r>
          <w:rPr>
            <w:noProof/>
            <w:webHidden/>
          </w:rPr>
          <w:tab/>
        </w:r>
        <w:r>
          <w:rPr>
            <w:noProof/>
            <w:webHidden/>
          </w:rPr>
          <w:fldChar w:fldCharType="begin"/>
        </w:r>
        <w:r>
          <w:rPr>
            <w:noProof/>
            <w:webHidden/>
          </w:rPr>
          <w:instrText xml:space="preserve"> PAGEREF _Toc26877935 \h </w:instrText>
        </w:r>
        <w:r>
          <w:rPr>
            <w:noProof/>
            <w:webHidden/>
          </w:rPr>
        </w:r>
        <w:r>
          <w:rPr>
            <w:noProof/>
            <w:webHidden/>
          </w:rPr>
          <w:fldChar w:fldCharType="separate"/>
        </w:r>
        <w:r>
          <w:rPr>
            <w:noProof/>
            <w:webHidden/>
          </w:rPr>
          <w:t>20</w:t>
        </w:r>
        <w:r>
          <w:rPr>
            <w:noProof/>
            <w:webHidden/>
          </w:rPr>
          <w:fldChar w:fldCharType="end"/>
        </w:r>
      </w:hyperlink>
    </w:p>
    <w:p w14:paraId="425641CE" w14:textId="4BFD89C5" w:rsidR="00601A93" w:rsidRDefault="00601A93">
      <w:pPr>
        <w:pStyle w:val="TOC3"/>
        <w:rPr>
          <w:rFonts w:asciiTheme="minorHAnsi" w:eastAsiaTheme="minorEastAsia" w:hAnsiTheme="minorHAnsi" w:cstheme="minorBidi"/>
          <w:noProof/>
          <w:sz w:val="22"/>
          <w:szCs w:val="22"/>
        </w:rPr>
      </w:pPr>
      <w:hyperlink w:anchor="_Toc26877936" w:history="1">
        <w:r w:rsidRPr="00802EFD">
          <w:rPr>
            <w:rStyle w:val="Hyperlink"/>
            <w:noProof/>
          </w:rPr>
          <w:t>3.1.5</w:t>
        </w:r>
        <w:r>
          <w:rPr>
            <w:rFonts w:asciiTheme="minorHAnsi" w:eastAsiaTheme="minorEastAsia" w:hAnsiTheme="minorHAnsi" w:cstheme="minorBidi"/>
            <w:noProof/>
            <w:sz w:val="22"/>
            <w:szCs w:val="22"/>
          </w:rPr>
          <w:tab/>
        </w:r>
        <w:r w:rsidRPr="00802EFD">
          <w:rPr>
            <w:rStyle w:val="Hyperlink"/>
            <w:noProof/>
          </w:rPr>
          <w:t>Requirement 4: Message user</w:t>
        </w:r>
        <w:r>
          <w:rPr>
            <w:noProof/>
            <w:webHidden/>
          </w:rPr>
          <w:tab/>
        </w:r>
        <w:r>
          <w:rPr>
            <w:noProof/>
            <w:webHidden/>
          </w:rPr>
          <w:fldChar w:fldCharType="begin"/>
        </w:r>
        <w:r>
          <w:rPr>
            <w:noProof/>
            <w:webHidden/>
          </w:rPr>
          <w:instrText xml:space="preserve"> PAGEREF _Toc26877936 \h </w:instrText>
        </w:r>
        <w:r>
          <w:rPr>
            <w:noProof/>
            <w:webHidden/>
          </w:rPr>
        </w:r>
        <w:r>
          <w:rPr>
            <w:noProof/>
            <w:webHidden/>
          </w:rPr>
          <w:fldChar w:fldCharType="separate"/>
        </w:r>
        <w:r>
          <w:rPr>
            <w:noProof/>
            <w:webHidden/>
          </w:rPr>
          <w:t>22</w:t>
        </w:r>
        <w:r>
          <w:rPr>
            <w:noProof/>
            <w:webHidden/>
          </w:rPr>
          <w:fldChar w:fldCharType="end"/>
        </w:r>
      </w:hyperlink>
    </w:p>
    <w:p w14:paraId="02274798" w14:textId="1A48D325" w:rsidR="00601A93" w:rsidRDefault="00601A93">
      <w:pPr>
        <w:pStyle w:val="TOC3"/>
        <w:rPr>
          <w:rFonts w:asciiTheme="minorHAnsi" w:eastAsiaTheme="minorEastAsia" w:hAnsiTheme="minorHAnsi" w:cstheme="minorBidi"/>
          <w:noProof/>
          <w:sz w:val="22"/>
          <w:szCs w:val="22"/>
        </w:rPr>
      </w:pPr>
      <w:hyperlink w:anchor="_Toc26877937" w:history="1">
        <w:r w:rsidRPr="00802EFD">
          <w:rPr>
            <w:rStyle w:val="Hyperlink"/>
            <w:noProof/>
          </w:rPr>
          <w:t>3.1.6</w:t>
        </w:r>
        <w:r>
          <w:rPr>
            <w:rFonts w:asciiTheme="minorHAnsi" w:eastAsiaTheme="minorEastAsia" w:hAnsiTheme="minorHAnsi" w:cstheme="minorBidi"/>
            <w:noProof/>
            <w:sz w:val="22"/>
            <w:szCs w:val="22"/>
          </w:rPr>
          <w:tab/>
        </w:r>
        <w:r w:rsidRPr="00802EFD">
          <w:rPr>
            <w:rStyle w:val="Hyperlink"/>
            <w:noProof/>
          </w:rPr>
          <w:t>Requirement 5: Create automated appointment</w:t>
        </w:r>
        <w:r>
          <w:rPr>
            <w:noProof/>
            <w:webHidden/>
          </w:rPr>
          <w:tab/>
        </w:r>
        <w:r>
          <w:rPr>
            <w:noProof/>
            <w:webHidden/>
          </w:rPr>
          <w:fldChar w:fldCharType="begin"/>
        </w:r>
        <w:r>
          <w:rPr>
            <w:noProof/>
            <w:webHidden/>
          </w:rPr>
          <w:instrText xml:space="preserve"> PAGEREF _Toc26877937 \h </w:instrText>
        </w:r>
        <w:r>
          <w:rPr>
            <w:noProof/>
            <w:webHidden/>
          </w:rPr>
        </w:r>
        <w:r>
          <w:rPr>
            <w:noProof/>
            <w:webHidden/>
          </w:rPr>
          <w:fldChar w:fldCharType="separate"/>
        </w:r>
        <w:r>
          <w:rPr>
            <w:noProof/>
            <w:webHidden/>
          </w:rPr>
          <w:t>25</w:t>
        </w:r>
        <w:r>
          <w:rPr>
            <w:noProof/>
            <w:webHidden/>
          </w:rPr>
          <w:fldChar w:fldCharType="end"/>
        </w:r>
      </w:hyperlink>
    </w:p>
    <w:p w14:paraId="37F237D5" w14:textId="6BB99E86" w:rsidR="00601A93" w:rsidRDefault="00601A93">
      <w:pPr>
        <w:pStyle w:val="TOC2"/>
        <w:rPr>
          <w:rFonts w:asciiTheme="minorHAnsi" w:eastAsiaTheme="minorEastAsia" w:hAnsiTheme="minorHAnsi" w:cstheme="minorBidi"/>
          <w:noProof/>
          <w:sz w:val="22"/>
          <w:szCs w:val="22"/>
        </w:rPr>
      </w:pPr>
      <w:hyperlink w:anchor="_Toc26877938" w:history="1">
        <w:r w:rsidRPr="00802EFD">
          <w:rPr>
            <w:rStyle w:val="Hyperlink"/>
            <w:noProof/>
          </w:rPr>
          <w:t>3.2</w:t>
        </w:r>
        <w:r>
          <w:rPr>
            <w:rFonts w:asciiTheme="minorHAnsi" w:eastAsiaTheme="minorEastAsia" w:hAnsiTheme="minorHAnsi" w:cstheme="minorBidi"/>
            <w:noProof/>
            <w:sz w:val="22"/>
            <w:szCs w:val="22"/>
          </w:rPr>
          <w:tab/>
        </w:r>
        <w:r w:rsidRPr="00802EFD">
          <w:rPr>
            <w:rStyle w:val="Hyperlink"/>
            <w:noProof/>
          </w:rPr>
          <w:t>Non-Functional Requirements</w:t>
        </w:r>
        <w:r>
          <w:rPr>
            <w:noProof/>
            <w:webHidden/>
          </w:rPr>
          <w:tab/>
        </w:r>
        <w:r>
          <w:rPr>
            <w:noProof/>
            <w:webHidden/>
          </w:rPr>
          <w:fldChar w:fldCharType="begin"/>
        </w:r>
        <w:r>
          <w:rPr>
            <w:noProof/>
            <w:webHidden/>
          </w:rPr>
          <w:instrText xml:space="preserve"> PAGEREF _Toc26877938 \h </w:instrText>
        </w:r>
        <w:r>
          <w:rPr>
            <w:noProof/>
            <w:webHidden/>
          </w:rPr>
        </w:r>
        <w:r>
          <w:rPr>
            <w:noProof/>
            <w:webHidden/>
          </w:rPr>
          <w:fldChar w:fldCharType="separate"/>
        </w:r>
        <w:r>
          <w:rPr>
            <w:noProof/>
            <w:webHidden/>
          </w:rPr>
          <w:t>27</w:t>
        </w:r>
        <w:r>
          <w:rPr>
            <w:noProof/>
            <w:webHidden/>
          </w:rPr>
          <w:fldChar w:fldCharType="end"/>
        </w:r>
      </w:hyperlink>
    </w:p>
    <w:p w14:paraId="6254C743" w14:textId="46A422FA" w:rsidR="00601A93" w:rsidRDefault="00601A93">
      <w:pPr>
        <w:pStyle w:val="TOC3"/>
        <w:rPr>
          <w:rFonts w:asciiTheme="minorHAnsi" w:eastAsiaTheme="minorEastAsia" w:hAnsiTheme="minorHAnsi" w:cstheme="minorBidi"/>
          <w:noProof/>
          <w:sz w:val="22"/>
          <w:szCs w:val="22"/>
        </w:rPr>
      </w:pPr>
      <w:hyperlink w:anchor="_Toc26877939" w:history="1">
        <w:r w:rsidRPr="00802EFD">
          <w:rPr>
            <w:rStyle w:val="Hyperlink"/>
            <w:noProof/>
          </w:rPr>
          <w:t>3.2.1</w:t>
        </w:r>
        <w:r>
          <w:rPr>
            <w:rFonts w:asciiTheme="minorHAnsi" w:eastAsiaTheme="minorEastAsia" w:hAnsiTheme="minorHAnsi" w:cstheme="minorBidi"/>
            <w:noProof/>
            <w:sz w:val="22"/>
            <w:szCs w:val="22"/>
          </w:rPr>
          <w:tab/>
        </w:r>
        <w:r w:rsidRPr="00802EFD">
          <w:rPr>
            <w:rStyle w:val="Hyperlink"/>
            <w:noProof/>
          </w:rPr>
          <w:t>Performance/Response time requirement</w:t>
        </w:r>
        <w:r>
          <w:rPr>
            <w:noProof/>
            <w:webHidden/>
          </w:rPr>
          <w:tab/>
        </w:r>
        <w:r>
          <w:rPr>
            <w:noProof/>
            <w:webHidden/>
          </w:rPr>
          <w:fldChar w:fldCharType="begin"/>
        </w:r>
        <w:r>
          <w:rPr>
            <w:noProof/>
            <w:webHidden/>
          </w:rPr>
          <w:instrText xml:space="preserve"> PAGEREF _Toc26877939 \h </w:instrText>
        </w:r>
        <w:r>
          <w:rPr>
            <w:noProof/>
            <w:webHidden/>
          </w:rPr>
        </w:r>
        <w:r>
          <w:rPr>
            <w:noProof/>
            <w:webHidden/>
          </w:rPr>
          <w:fldChar w:fldCharType="separate"/>
        </w:r>
        <w:r>
          <w:rPr>
            <w:noProof/>
            <w:webHidden/>
          </w:rPr>
          <w:t>27</w:t>
        </w:r>
        <w:r>
          <w:rPr>
            <w:noProof/>
            <w:webHidden/>
          </w:rPr>
          <w:fldChar w:fldCharType="end"/>
        </w:r>
      </w:hyperlink>
    </w:p>
    <w:p w14:paraId="696D40DC" w14:textId="29F2FB30" w:rsidR="00601A93" w:rsidRDefault="00601A93">
      <w:pPr>
        <w:pStyle w:val="TOC3"/>
        <w:rPr>
          <w:rFonts w:asciiTheme="minorHAnsi" w:eastAsiaTheme="minorEastAsia" w:hAnsiTheme="minorHAnsi" w:cstheme="minorBidi"/>
          <w:noProof/>
          <w:sz w:val="22"/>
          <w:szCs w:val="22"/>
        </w:rPr>
      </w:pPr>
      <w:hyperlink w:anchor="_Toc26877940" w:history="1">
        <w:r w:rsidRPr="00802EFD">
          <w:rPr>
            <w:rStyle w:val="Hyperlink"/>
            <w:noProof/>
          </w:rPr>
          <w:t>3.2.2</w:t>
        </w:r>
        <w:r>
          <w:rPr>
            <w:rFonts w:asciiTheme="minorHAnsi" w:eastAsiaTheme="minorEastAsia" w:hAnsiTheme="minorHAnsi" w:cstheme="minorBidi"/>
            <w:noProof/>
            <w:sz w:val="22"/>
            <w:szCs w:val="22"/>
          </w:rPr>
          <w:tab/>
        </w:r>
        <w:r w:rsidRPr="00802EFD">
          <w:rPr>
            <w:rStyle w:val="Hyperlink"/>
            <w:noProof/>
          </w:rPr>
          <w:t>Availability requirement</w:t>
        </w:r>
        <w:r>
          <w:rPr>
            <w:noProof/>
            <w:webHidden/>
          </w:rPr>
          <w:tab/>
        </w:r>
        <w:r>
          <w:rPr>
            <w:noProof/>
            <w:webHidden/>
          </w:rPr>
          <w:fldChar w:fldCharType="begin"/>
        </w:r>
        <w:r>
          <w:rPr>
            <w:noProof/>
            <w:webHidden/>
          </w:rPr>
          <w:instrText xml:space="preserve"> PAGEREF _Toc26877940 \h </w:instrText>
        </w:r>
        <w:r>
          <w:rPr>
            <w:noProof/>
            <w:webHidden/>
          </w:rPr>
        </w:r>
        <w:r>
          <w:rPr>
            <w:noProof/>
            <w:webHidden/>
          </w:rPr>
          <w:fldChar w:fldCharType="separate"/>
        </w:r>
        <w:r>
          <w:rPr>
            <w:noProof/>
            <w:webHidden/>
          </w:rPr>
          <w:t>27</w:t>
        </w:r>
        <w:r>
          <w:rPr>
            <w:noProof/>
            <w:webHidden/>
          </w:rPr>
          <w:fldChar w:fldCharType="end"/>
        </w:r>
      </w:hyperlink>
    </w:p>
    <w:p w14:paraId="1F5E2ADD" w14:textId="1E9920FA" w:rsidR="00601A93" w:rsidRDefault="00601A93">
      <w:pPr>
        <w:pStyle w:val="TOC3"/>
        <w:rPr>
          <w:rFonts w:asciiTheme="minorHAnsi" w:eastAsiaTheme="minorEastAsia" w:hAnsiTheme="minorHAnsi" w:cstheme="minorBidi"/>
          <w:noProof/>
          <w:sz w:val="22"/>
          <w:szCs w:val="22"/>
        </w:rPr>
      </w:pPr>
      <w:hyperlink w:anchor="_Toc26877941" w:history="1">
        <w:r w:rsidRPr="00802EFD">
          <w:rPr>
            <w:rStyle w:val="Hyperlink"/>
            <w:noProof/>
          </w:rPr>
          <w:t>3.2.3</w:t>
        </w:r>
        <w:r>
          <w:rPr>
            <w:rFonts w:asciiTheme="minorHAnsi" w:eastAsiaTheme="minorEastAsia" w:hAnsiTheme="minorHAnsi" w:cstheme="minorBidi"/>
            <w:noProof/>
            <w:sz w:val="22"/>
            <w:szCs w:val="22"/>
          </w:rPr>
          <w:tab/>
        </w:r>
        <w:r w:rsidRPr="00802EFD">
          <w:rPr>
            <w:rStyle w:val="Hyperlink"/>
            <w:noProof/>
          </w:rPr>
          <w:t>Recoverability requirement</w:t>
        </w:r>
        <w:r>
          <w:rPr>
            <w:noProof/>
            <w:webHidden/>
          </w:rPr>
          <w:tab/>
        </w:r>
        <w:r>
          <w:rPr>
            <w:noProof/>
            <w:webHidden/>
          </w:rPr>
          <w:fldChar w:fldCharType="begin"/>
        </w:r>
        <w:r>
          <w:rPr>
            <w:noProof/>
            <w:webHidden/>
          </w:rPr>
          <w:instrText xml:space="preserve"> PAGEREF _Toc26877941 \h </w:instrText>
        </w:r>
        <w:r>
          <w:rPr>
            <w:noProof/>
            <w:webHidden/>
          </w:rPr>
        </w:r>
        <w:r>
          <w:rPr>
            <w:noProof/>
            <w:webHidden/>
          </w:rPr>
          <w:fldChar w:fldCharType="separate"/>
        </w:r>
        <w:r>
          <w:rPr>
            <w:noProof/>
            <w:webHidden/>
          </w:rPr>
          <w:t>27</w:t>
        </w:r>
        <w:r>
          <w:rPr>
            <w:noProof/>
            <w:webHidden/>
          </w:rPr>
          <w:fldChar w:fldCharType="end"/>
        </w:r>
      </w:hyperlink>
    </w:p>
    <w:p w14:paraId="7A9F2C2F" w14:textId="376A04CD" w:rsidR="00601A93" w:rsidRDefault="00601A93">
      <w:pPr>
        <w:pStyle w:val="TOC3"/>
        <w:rPr>
          <w:rFonts w:asciiTheme="minorHAnsi" w:eastAsiaTheme="minorEastAsia" w:hAnsiTheme="minorHAnsi" w:cstheme="minorBidi"/>
          <w:noProof/>
          <w:sz w:val="22"/>
          <w:szCs w:val="22"/>
        </w:rPr>
      </w:pPr>
      <w:hyperlink w:anchor="_Toc26877942" w:history="1">
        <w:r w:rsidRPr="00802EFD">
          <w:rPr>
            <w:rStyle w:val="Hyperlink"/>
            <w:noProof/>
          </w:rPr>
          <w:t>3.2.4</w:t>
        </w:r>
        <w:r>
          <w:rPr>
            <w:rFonts w:asciiTheme="minorHAnsi" w:eastAsiaTheme="minorEastAsia" w:hAnsiTheme="minorHAnsi" w:cstheme="minorBidi"/>
            <w:noProof/>
            <w:sz w:val="22"/>
            <w:szCs w:val="22"/>
          </w:rPr>
          <w:tab/>
        </w:r>
        <w:r w:rsidRPr="00802EFD">
          <w:rPr>
            <w:rStyle w:val="Hyperlink"/>
            <w:noProof/>
          </w:rPr>
          <w:t>Security requirement</w:t>
        </w:r>
        <w:r>
          <w:rPr>
            <w:noProof/>
            <w:webHidden/>
          </w:rPr>
          <w:tab/>
        </w:r>
        <w:r>
          <w:rPr>
            <w:noProof/>
            <w:webHidden/>
          </w:rPr>
          <w:fldChar w:fldCharType="begin"/>
        </w:r>
        <w:r>
          <w:rPr>
            <w:noProof/>
            <w:webHidden/>
          </w:rPr>
          <w:instrText xml:space="preserve"> PAGEREF _Toc26877942 \h </w:instrText>
        </w:r>
        <w:r>
          <w:rPr>
            <w:noProof/>
            <w:webHidden/>
          </w:rPr>
        </w:r>
        <w:r>
          <w:rPr>
            <w:noProof/>
            <w:webHidden/>
          </w:rPr>
          <w:fldChar w:fldCharType="separate"/>
        </w:r>
        <w:r>
          <w:rPr>
            <w:noProof/>
            <w:webHidden/>
          </w:rPr>
          <w:t>27</w:t>
        </w:r>
        <w:r>
          <w:rPr>
            <w:noProof/>
            <w:webHidden/>
          </w:rPr>
          <w:fldChar w:fldCharType="end"/>
        </w:r>
      </w:hyperlink>
    </w:p>
    <w:p w14:paraId="476F075A" w14:textId="285ED199"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943" w:history="1">
        <w:r w:rsidRPr="00802EFD">
          <w:rPr>
            <w:rStyle w:val="Hyperlink"/>
            <w:noProof/>
          </w:rPr>
          <w:t>4</w:t>
        </w:r>
        <w:r>
          <w:rPr>
            <w:rFonts w:asciiTheme="minorHAnsi" w:eastAsiaTheme="minorEastAsia" w:hAnsiTheme="minorHAnsi" w:cstheme="minorBidi"/>
            <w:noProof/>
            <w:sz w:val="22"/>
            <w:szCs w:val="22"/>
          </w:rPr>
          <w:tab/>
        </w:r>
        <w:r w:rsidRPr="00802EFD">
          <w:rPr>
            <w:rStyle w:val="Hyperlink"/>
            <w:noProof/>
          </w:rPr>
          <w:t>Design</w:t>
        </w:r>
        <w:r>
          <w:rPr>
            <w:noProof/>
            <w:webHidden/>
          </w:rPr>
          <w:tab/>
        </w:r>
        <w:r>
          <w:rPr>
            <w:noProof/>
            <w:webHidden/>
          </w:rPr>
          <w:fldChar w:fldCharType="begin"/>
        </w:r>
        <w:r>
          <w:rPr>
            <w:noProof/>
            <w:webHidden/>
          </w:rPr>
          <w:instrText xml:space="preserve"> PAGEREF _Toc26877943 \h </w:instrText>
        </w:r>
        <w:r>
          <w:rPr>
            <w:noProof/>
            <w:webHidden/>
          </w:rPr>
        </w:r>
        <w:r>
          <w:rPr>
            <w:noProof/>
            <w:webHidden/>
          </w:rPr>
          <w:fldChar w:fldCharType="separate"/>
        </w:r>
        <w:r>
          <w:rPr>
            <w:noProof/>
            <w:webHidden/>
          </w:rPr>
          <w:t>28</w:t>
        </w:r>
        <w:r>
          <w:rPr>
            <w:noProof/>
            <w:webHidden/>
          </w:rPr>
          <w:fldChar w:fldCharType="end"/>
        </w:r>
      </w:hyperlink>
    </w:p>
    <w:p w14:paraId="0979E057" w14:textId="5AD506A5" w:rsidR="00601A93" w:rsidRDefault="00601A93">
      <w:pPr>
        <w:pStyle w:val="TOC2"/>
        <w:rPr>
          <w:rFonts w:asciiTheme="minorHAnsi" w:eastAsiaTheme="minorEastAsia" w:hAnsiTheme="minorHAnsi" w:cstheme="minorBidi"/>
          <w:noProof/>
          <w:sz w:val="22"/>
          <w:szCs w:val="22"/>
        </w:rPr>
      </w:pPr>
      <w:hyperlink w:anchor="_Toc26877944" w:history="1">
        <w:r w:rsidRPr="00802EFD">
          <w:rPr>
            <w:rStyle w:val="Hyperlink"/>
            <w:noProof/>
          </w:rPr>
          <w:t>4.1</w:t>
        </w:r>
        <w:r>
          <w:rPr>
            <w:rFonts w:asciiTheme="minorHAnsi" w:eastAsiaTheme="minorEastAsia" w:hAnsiTheme="minorHAnsi" w:cstheme="minorBidi"/>
            <w:noProof/>
            <w:sz w:val="22"/>
            <w:szCs w:val="22"/>
          </w:rPr>
          <w:tab/>
        </w:r>
        <w:r w:rsidRPr="00802EFD">
          <w:rPr>
            <w:rStyle w:val="Hyperlink"/>
            <w:noProof/>
          </w:rPr>
          <w:t>System Architecture</w:t>
        </w:r>
        <w:r>
          <w:rPr>
            <w:noProof/>
            <w:webHidden/>
          </w:rPr>
          <w:tab/>
        </w:r>
        <w:r>
          <w:rPr>
            <w:noProof/>
            <w:webHidden/>
          </w:rPr>
          <w:fldChar w:fldCharType="begin"/>
        </w:r>
        <w:r>
          <w:rPr>
            <w:noProof/>
            <w:webHidden/>
          </w:rPr>
          <w:instrText xml:space="preserve"> PAGEREF _Toc26877944 \h </w:instrText>
        </w:r>
        <w:r>
          <w:rPr>
            <w:noProof/>
            <w:webHidden/>
          </w:rPr>
        </w:r>
        <w:r>
          <w:rPr>
            <w:noProof/>
            <w:webHidden/>
          </w:rPr>
          <w:fldChar w:fldCharType="separate"/>
        </w:r>
        <w:r>
          <w:rPr>
            <w:noProof/>
            <w:webHidden/>
          </w:rPr>
          <w:t>28</w:t>
        </w:r>
        <w:r>
          <w:rPr>
            <w:noProof/>
            <w:webHidden/>
          </w:rPr>
          <w:fldChar w:fldCharType="end"/>
        </w:r>
      </w:hyperlink>
    </w:p>
    <w:p w14:paraId="23A01883" w14:textId="02729587" w:rsidR="00601A93" w:rsidRDefault="00601A93">
      <w:pPr>
        <w:pStyle w:val="TOC2"/>
        <w:rPr>
          <w:rFonts w:asciiTheme="minorHAnsi" w:eastAsiaTheme="minorEastAsia" w:hAnsiTheme="minorHAnsi" w:cstheme="minorBidi"/>
          <w:noProof/>
          <w:sz w:val="22"/>
          <w:szCs w:val="22"/>
        </w:rPr>
      </w:pPr>
      <w:hyperlink w:anchor="_Toc26877945" w:history="1">
        <w:r w:rsidRPr="00802EFD">
          <w:rPr>
            <w:rStyle w:val="Hyperlink"/>
            <w:noProof/>
          </w:rPr>
          <w:t>4.2</w:t>
        </w:r>
        <w:r>
          <w:rPr>
            <w:rFonts w:asciiTheme="minorHAnsi" w:eastAsiaTheme="minorEastAsia" w:hAnsiTheme="minorHAnsi" w:cstheme="minorBidi"/>
            <w:noProof/>
            <w:sz w:val="22"/>
            <w:szCs w:val="22"/>
          </w:rPr>
          <w:tab/>
        </w:r>
        <w:r w:rsidRPr="00802EFD">
          <w:rPr>
            <w:rStyle w:val="Hyperlink"/>
            <w:noProof/>
          </w:rPr>
          <w:t>API</w:t>
        </w:r>
        <w:r>
          <w:rPr>
            <w:noProof/>
            <w:webHidden/>
          </w:rPr>
          <w:tab/>
        </w:r>
        <w:r>
          <w:rPr>
            <w:noProof/>
            <w:webHidden/>
          </w:rPr>
          <w:fldChar w:fldCharType="begin"/>
        </w:r>
        <w:r>
          <w:rPr>
            <w:noProof/>
            <w:webHidden/>
          </w:rPr>
          <w:instrText xml:space="preserve"> PAGEREF _Toc26877945 \h </w:instrText>
        </w:r>
        <w:r>
          <w:rPr>
            <w:noProof/>
            <w:webHidden/>
          </w:rPr>
        </w:r>
        <w:r>
          <w:rPr>
            <w:noProof/>
            <w:webHidden/>
          </w:rPr>
          <w:fldChar w:fldCharType="separate"/>
        </w:r>
        <w:r>
          <w:rPr>
            <w:noProof/>
            <w:webHidden/>
          </w:rPr>
          <w:t>28</w:t>
        </w:r>
        <w:r>
          <w:rPr>
            <w:noProof/>
            <w:webHidden/>
          </w:rPr>
          <w:fldChar w:fldCharType="end"/>
        </w:r>
      </w:hyperlink>
    </w:p>
    <w:p w14:paraId="4FD92830" w14:textId="7C853A9D" w:rsidR="00601A93" w:rsidRDefault="00601A93">
      <w:pPr>
        <w:pStyle w:val="TOC2"/>
        <w:rPr>
          <w:rFonts w:asciiTheme="minorHAnsi" w:eastAsiaTheme="minorEastAsia" w:hAnsiTheme="minorHAnsi" w:cstheme="minorBidi"/>
          <w:noProof/>
          <w:sz w:val="22"/>
          <w:szCs w:val="22"/>
        </w:rPr>
      </w:pPr>
      <w:hyperlink w:anchor="_Toc26877946" w:history="1">
        <w:r w:rsidRPr="00802EFD">
          <w:rPr>
            <w:rStyle w:val="Hyperlink"/>
            <w:noProof/>
          </w:rPr>
          <w:t>4.3</w:t>
        </w:r>
        <w:r>
          <w:rPr>
            <w:rFonts w:asciiTheme="minorHAnsi" w:eastAsiaTheme="minorEastAsia" w:hAnsiTheme="minorHAnsi" w:cstheme="minorBidi"/>
            <w:noProof/>
            <w:sz w:val="22"/>
            <w:szCs w:val="22"/>
          </w:rPr>
          <w:tab/>
        </w:r>
        <w:r w:rsidRPr="00802EFD">
          <w:rPr>
            <w:rStyle w:val="Hyperlink"/>
            <w:noProof/>
          </w:rPr>
          <w:t>Implementation</w:t>
        </w:r>
        <w:r>
          <w:rPr>
            <w:noProof/>
            <w:webHidden/>
          </w:rPr>
          <w:tab/>
        </w:r>
        <w:r>
          <w:rPr>
            <w:noProof/>
            <w:webHidden/>
          </w:rPr>
          <w:fldChar w:fldCharType="begin"/>
        </w:r>
        <w:r>
          <w:rPr>
            <w:noProof/>
            <w:webHidden/>
          </w:rPr>
          <w:instrText xml:space="preserve"> PAGEREF _Toc26877946 \h </w:instrText>
        </w:r>
        <w:r>
          <w:rPr>
            <w:noProof/>
            <w:webHidden/>
          </w:rPr>
        </w:r>
        <w:r>
          <w:rPr>
            <w:noProof/>
            <w:webHidden/>
          </w:rPr>
          <w:fldChar w:fldCharType="separate"/>
        </w:r>
        <w:r>
          <w:rPr>
            <w:noProof/>
            <w:webHidden/>
          </w:rPr>
          <w:t>29</w:t>
        </w:r>
        <w:r>
          <w:rPr>
            <w:noProof/>
            <w:webHidden/>
          </w:rPr>
          <w:fldChar w:fldCharType="end"/>
        </w:r>
      </w:hyperlink>
    </w:p>
    <w:p w14:paraId="58E7A808" w14:textId="673BC1C5" w:rsidR="00601A93" w:rsidRDefault="00601A93">
      <w:pPr>
        <w:pStyle w:val="TOC2"/>
        <w:rPr>
          <w:rFonts w:asciiTheme="minorHAnsi" w:eastAsiaTheme="minorEastAsia" w:hAnsiTheme="minorHAnsi" w:cstheme="minorBidi"/>
          <w:noProof/>
          <w:sz w:val="22"/>
          <w:szCs w:val="22"/>
        </w:rPr>
      </w:pPr>
      <w:hyperlink w:anchor="_Toc26877947" w:history="1">
        <w:r w:rsidRPr="00802EFD">
          <w:rPr>
            <w:rStyle w:val="Hyperlink"/>
            <w:noProof/>
          </w:rPr>
          <w:t>4.4</w:t>
        </w:r>
        <w:r>
          <w:rPr>
            <w:rFonts w:asciiTheme="minorHAnsi" w:eastAsiaTheme="minorEastAsia" w:hAnsiTheme="minorHAnsi" w:cstheme="minorBidi"/>
            <w:noProof/>
            <w:sz w:val="22"/>
            <w:szCs w:val="22"/>
          </w:rPr>
          <w:tab/>
        </w:r>
        <w:r w:rsidRPr="00802EFD">
          <w:rPr>
            <w:rStyle w:val="Hyperlink"/>
            <w:noProof/>
          </w:rPr>
          <w:t>GUI Layout</w:t>
        </w:r>
        <w:r>
          <w:rPr>
            <w:noProof/>
            <w:webHidden/>
          </w:rPr>
          <w:tab/>
        </w:r>
        <w:r>
          <w:rPr>
            <w:noProof/>
            <w:webHidden/>
          </w:rPr>
          <w:fldChar w:fldCharType="begin"/>
        </w:r>
        <w:r>
          <w:rPr>
            <w:noProof/>
            <w:webHidden/>
          </w:rPr>
          <w:instrText xml:space="preserve"> PAGEREF _Toc26877947 \h </w:instrText>
        </w:r>
        <w:r>
          <w:rPr>
            <w:noProof/>
            <w:webHidden/>
          </w:rPr>
        </w:r>
        <w:r>
          <w:rPr>
            <w:noProof/>
            <w:webHidden/>
          </w:rPr>
          <w:fldChar w:fldCharType="separate"/>
        </w:r>
        <w:r>
          <w:rPr>
            <w:noProof/>
            <w:webHidden/>
          </w:rPr>
          <w:t>29</w:t>
        </w:r>
        <w:r>
          <w:rPr>
            <w:noProof/>
            <w:webHidden/>
          </w:rPr>
          <w:fldChar w:fldCharType="end"/>
        </w:r>
      </w:hyperlink>
    </w:p>
    <w:p w14:paraId="4A2618A4" w14:textId="7D873726" w:rsidR="00601A93" w:rsidRDefault="00601A93">
      <w:pPr>
        <w:pStyle w:val="TOC2"/>
        <w:rPr>
          <w:rFonts w:asciiTheme="minorHAnsi" w:eastAsiaTheme="minorEastAsia" w:hAnsiTheme="minorHAnsi" w:cstheme="minorBidi"/>
          <w:noProof/>
          <w:sz w:val="22"/>
          <w:szCs w:val="22"/>
        </w:rPr>
      </w:pPr>
      <w:hyperlink w:anchor="_Toc26877948" w:history="1">
        <w:r w:rsidRPr="00802EFD">
          <w:rPr>
            <w:rStyle w:val="Hyperlink"/>
            <w:noProof/>
          </w:rPr>
          <w:t>4.5</w:t>
        </w:r>
        <w:r>
          <w:rPr>
            <w:rFonts w:asciiTheme="minorHAnsi" w:eastAsiaTheme="minorEastAsia" w:hAnsiTheme="minorHAnsi" w:cstheme="minorBidi"/>
            <w:noProof/>
            <w:sz w:val="22"/>
            <w:szCs w:val="22"/>
          </w:rPr>
          <w:tab/>
        </w:r>
        <w:r w:rsidRPr="00802EFD">
          <w:rPr>
            <w:rStyle w:val="Hyperlink"/>
            <w:noProof/>
          </w:rPr>
          <w:t>Testing</w:t>
        </w:r>
        <w:r>
          <w:rPr>
            <w:noProof/>
            <w:webHidden/>
          </w:rPr>
          <w:tab/>
        </w:r>
        <w:r>
          <w:rPr>
            <w:noProof/>
            <w:webHidden/>
          </w:rPr>
          <w:fldChar w:fldCharType="begin"/>
        </w:r>
        <w:r>
          <w:rPr>
            <w:noProof/>
            <w:webHidden/>
          </w:rPr>
          <w:instrText xml:space="preserve"> PAGEREF _Toc26877948 \h </w:instrText>
        </w:r>
        <w:r>
          <w:rPr>
            <w:noProof/>
            <w:webHidden/>
          </w:rPr>
        </w:r>
        <w:r>
          <w:rPr>
            <w:noProof/>
            <w:webHidden/>
          </w:rPr>
          <w:fldChar w:fldCharType="separate"/>
        </w:r>
        <w:r>
          <w:rPr>
            <w:noProof/>
            <w:webHidden/>
          </w:rPr>
          <w:t>36</w:t>
        </w:r>
        <w:r>
          <w:rPr>
            <w:noProof/>
            <w:webHidden/>
          </w:rPr>
          <w:fldChar w:fldCharType="end"/>
        </w:r>
      </w:hyperlink>
    </w:p>
    <w:p w14:paraId="328C2E56" w14:textId="6C1D3535" w:rsidR="00601A93" w:rsidRDefault="00601A93">
      <w:pPr>
        <w:pStyle w:val="TOC3"/>
        <w:rPr>
          <w:rFonts w:asciiTheme="minorHAnsi" w:eastAsiaTheme="minorEastAsia" w:hAnsiTheme="minorHAnsi" w:cstheme="minorBidi"/>
          <w:noProof/>
          <w:sz w:val="22"/>
          <w:szCs w:val="22"/>
        </w:rPr>
      </w:pPr>
      <w:hyperlink w:anchor="_Toc26877949" w:history="1">
        <w:r w:rsidRPr="00802EFD">
          <w:rPr>
            <w:rStyle w:val="Hyperlink"/>
            <w:noProof/>
          </w:rPr>
          <w:t>4.5.1</w:t>
        </w:r>
        <w:r>
          <w:rPr>
            <w:rFonts w:asciiTheme="minorHAnsi" w:eastAsiaTheme="minorEastAsia" w:hAnsiTheme="minorHAnsi" w:cstheme="minorBidi"/>
            <w:noProof/>
            <w:sz w:val="22"/>
            <w:szCs w:val="22"/>
          </w:rPr>
          <w:tab/>
        </w:r>
        <w:r w:rsidRPr="00802EFD">
          <w:rPr>
            <w:rStyle w:val="Hyperlink"/>
            <w:noProof/>
          </w:rPr>
          <w:t>Unit Testing</w:t>
        </w:r>
        <w:r>
          <w:rPr>
            <w:noProof/>
            <w:webHidden/>
          </w:rPr>
          <w:tab/>
        </w:r>
        <w:r>
          <w:rPr>
            <w:noProof/>
            <w:webHidden/>
          </w:rPr>
          <w:fldChar w:fldCharType="begin"/>
        </w:r>
        <w:r>
          <w:rPr>
            <w:noProof/>
            <w:webHidden/>
          </w:rPr>
          <w:instrText xml:space="preserve"> PAGEREF _Toc26877949 \h </w:instrText>
        </w:r>
        <w:r>
          <w:rPr>
            <w:noProof/>
            <w:webHidden/>
          </w:rPr>
        </w:r>
        <w:r>
          <w:rPr>
            <w:noProof/>
            <w:webHidden/>
          </w:rPr>
          <w:fldChar w:fldCharType="separate"/>
        </w:r>
        <w:r>
          <w:rPr>
            <w:noProof/>
            <w:webHidden/>
          </w:rPr>
          <w:t>36</w:t>
        </w:r>
        <w:r>
          <w:rPr>
            <w:noProof/>
            <w:webHidden/>
          </w:rPr>
          <w:fldChar w:fldCharType="end"/>
        </w:r>
      </w:hyperlink>
    </w:p>
    <w:p w14:paraId="46DA5C27" w14:textId="1AA15C42" w:rsidR="00601A93" w:rsidRDefault="00601A93">
      <w:pPr>
        <w:pStyle w:val="TOC3"/>
        <w:rPr>
          <w:rFonts w:asciiTheme="minorHAnsi" w:eastAsiaTheme="minorEastAsia" w:hAnsiTheme="minorHAnsi" w:cstheme="minorBidi"/>
          <w:noProof/>
          <w:sz w:val="22"/>
          <w:szCs w:val="22"/>
        </w:rPr>
      </w:pPr>
      <w:hyperlink w:anchor="_Toc26877950" w:history="1">
        <w:r w:rsidRPr="00802EFD">
          <w:rPr>
            <w:rStyle w:val="Hyperlink"/>
            <w:noProof/>
          </w:rPr>
          <w:t>4.5.2</w:t>
        </w:r>
        <w:r>
          <w:rPr>
            <w:rFonts w:asciiTheme="minorHAnsi" w:eastAsiaTheme="minorEastAsia" w:hAnsiTheme="minorHAnsi" w:cstheme="minorBidi"/>
            <w:noProof/>
            <w:sz w:val="22"/>
            <w:szCs w:val="22"/>
          </w:rPr>
          <w:tab/>
        </w:r>
        <w:r w:rsidRPr="00802EFD">
          <w:rPr>
            <w:rStyle w:val="Hyperlink"/>
            <w:noProof/>
          </w:rPr>
          <w:t>Integration Testing</w:t>
        </w:r>
        <w:r>
          <w:rPr>
            <w:noProof/>
            <w:webHidden/>
          </w:rPr>
          <w:tab/>
        </w:r>
        <w:r>
          <w:rPr>
            <w:noProof/>
            <w:webHidden/>
          </w:rPr>
          <w:fldChar w:fldCharType="begin"/>
        </w:r>
        <w:r>
          <w:rPr>
            <w:noProof/>
            <w:webHidden/>
          </w:rPr>
          <w:instrText xml:space="preserve"> PAGEREF _Toc26877950 \h </w:instrText>
        </w:r>
        <w:r>
          <w:rPr>
            <w:noProof/>
            <w:webHidden/>
          </w:rPr>
        </w:r>
        <w:r>
          <w:rPr>
            <w:noProof/>
            <w:webHidden/>
          </w:rPr>
          <w:fldChar w:fldCharType="separate"/>
        </w:r>
        <w:r>
          <w:rPr>
            <w:noProof/>
            <w:webHidden/>
          </w:rPr>
          <w:t>38</w:t>
        </w:r>
        <w:r>
          <w:rPr>
            <w:noProof/>
            <w:webHidden/>
          </w:rPr>
          <w:fldChar w:fldCharType="end"/>
        </w:r>
      </w:hyperlink>
    </w:p>
    <w:p w14:paraId="420E25E0" w14:textId="71A74ECB" w:rsidR="00601A93" w:rsidRDefault="00601A93">
      <w:pPr>
        <w:pStyle w:val="TOC3"/>
        <w:rPr>
          <w:rFonts w:asciiTheme="minorHAnsi" w:eastAsiaTheme="minorEastAsia" w:hAnsiTheme="minorHAnsi" w:cstheme="minorBidi"/>
          <w:noProof/>
          <w:sz w:val="22"/>
          <w:szCs w:val="22"/>
        </w:rPr>
      </w:pPr>
      <w:hyperlink w:anchor="_Toc26877951" w:history="1">
        <w:r w:rsidRPr="00802EFD">
          <w:rPr>
            <w:rStyle w:val="Hyperlink"/>
            <w:noProof/>
          </w:rPr>
          <w:t>4.5.3</w:t>
        </w:r>
        <w:r>
          <w:rPr>
            <w:rFonts w:asciiTheme="minorHAnsi" w:eastAsiaTheme="minorEastAsia" w:hAnsiTheme="minorHAnsi" w:cstheme="minorBidi"/>
            <w:noProof/>
            <w:sz w:val="22"/>
            <w:szCs w:val="22"/>
          </w:rPr>
          <w:tab/>
        </w:r>
        <w:r w:rsidRPr="00802EFD">
          <w:rPr>
            <w:rStyle w:val="Hyperlink"/>
            <w:noProof/>
          </w:rPr>
          <w:t>System Testing</w:t>
        </w:r>
        <w:r>
          <w:rPr>
            <w:noProof/>
            <w:webHidden/>
          </w:rPr>
          <w:tab/>
        </w:r>
        <w:r>
          <w:rPr>
            <w:noProof/>
            <w:webHidden/>
          </w:rPr>
          <w:fldChar w:fldCharType="begin"/>
        </w:r>
        <w:r>
          <w:rPr>
            <w:noProof/>
            <w:webHidden/>
          </w:rPr>
          <w:instrText xml:space="preserve"> PAGEREF _Toc26877951 \h </w:instrText>
        </w:r>
        <w:r>
          <w:rPr>
            <w:noProof/>
            <w:webHidden/>
          </w:rPr>
        </w:r>
        <w:r>
          <w:rPr>
            <w:noProof/>
            <w:webHidden/>
          </w:rPr>
          <w:fldChar w:fldCharType="separate"/>
        </w:r>
        <w:r>
          <w:rPr>
            <w:noProof/>
            <w:webHidden/>
          </w:rPr>
          <w:t>39</w:t>
        </w:r>
        <w:r>
          <w:rPr>
            <w:noProof/>
            <w:webHidden/>
          </w:rPr>
          <w:fldChar w:fldCharType="end"/>
        </w:r>
      </w:hyperlink>
    </w:p>
    <w:p w14:paraId="33CFD6D2" w14:textId="6483C2C5" w:rsidR="00601A93" w:rsidRDefault="00601A93">
      <w:pPr>
        <w:pStyle w:val="TOC3"/>
        <w:rPr>
          <w:rFonts w:asciiTheme="minorHAnsi" w:eastAsiaTheme="minorEastAsia" w:hAnsiTheme="minorHAnsi" w:cstheme="minorBidi"/>
          <w:noProof/>
          <w:sz w:val="22"/>
          <w:szCs w:val="22"/>
        </w:rPr>
      </w:pPr>
      <w:hyperlink w:anchor="_Toc26877952" w:history="1">
        <w:r w:rsidRPr="00802EFD">
          <w:rPr>
            <w:rStyle w:val="Hyperlink"/>
            <w:noProof/>
          </w:rPr>
          <w:t>4.5.4</w:t>
        </w:r>
        <w:r>
          <w:rPr>
            <w:rFonts w:asciiTheme="minorHAnsi" w:eastAsiaTheme="minorEastAsia" w:hAnsiTheme="minorHAnsi" w:cstheme="minorBidi"/>
            <w:noProof/>
            <w:sz w:val="22"/>
            <w:szCs w:val="22"/>
          </w:rPr>
          <w:tab/>
        </w:r>
        <w:r w:rsidRPr="00802EFD">
          <w:rPr>
            <w:rStyle w:val="Hyperlink"/>
            <w:noProof/>
          </w:rPr>
          <w:t>Usability Testing</w:t>
        </w:r>
        <w:r>
          <w:rPr>
            <w:noProof/>
            <w:webHidden/>
          </w:rPr>
          <w:tab/>
        </w:r>
        <w:r>
          <w:rPr>
            <w:noProof/>
            <w:webHidden/>
          </w:rPr>
          <w:fldChar w:fldCharType="begin"/>
        </w:r>
        <w:r>
          <w:rPr>
            <w:noProof/>
            <w:webHidden/>
          </w:rPr>
          <w:instrText xml:space="preserve"> PAGEREF _Toc26877952 \h </w:instrText>
        </w:r>
        <w:r>
          <w:rPr>
            <w:noProof/>
            <w:webHidden/>
          </w:rPr>
        </w:r>
        <w:r>
          <w:rPr>
            <w:noProof/>
            <w:webHidden/>
          </w:rPr>
          <w:fldChar w:fldCharType="separate"/>
        </w:r>
        <w:r>
          <w:rPr>
            <w:noProof/>
            <w:webHidden/>
          </w:rPr>
          <w:t>39</w:t>
        </w:r>
        <w:r>
          <w:rPr>
            <w:noProof/>
            <w:webHidden/>
          </w:rPr>
          <w:fldChar w:fldCharType="end"/>
        </w:r>
      </w:hyperlink>
    </w:p>
    <w:p w14:paraId="477104F7" w14:textId="4B523829" w:rsidR="00601A93" w:rsidRDefault="00601A93">
      <w:pPr>
        <w:pStyle w:val="TOC3"/>
        <w:rPr>
          <w:rFonts w:asciiTheme="minorHAnsi" w:eastAsiaTheme="minorEastAsia" w:hAnsiTheme="minorHAnsi" w:cstheme="minorBidi"/>
          <w:noProof/>
          <w:sz w:val="22"/>
          <w:szCs w:val="22"/>
        </w:rPr>
      </w:pPr>
      <w:hyperlink w:anchor="_Toc26877953" w:history="1">
        <w:r w:rsidRPr="00802EFD">
          <w:rPr>
            <w:rStyle w:val="Hyperlink"/>
            <w:noProof/>
          </w:rPr>
          <w:t>4.5.5</w:t>
        </w:r>
        <w:r>
          <w:rPr>
            <w:rFonts w:asciiTheme="minorHAnsi" w:eastAsiaTheme="minorEastAsia" w:hAnsiTheme="minorHAnsi" w:cstheme="minorBidi"/>
            <w:noProof/>
            <w:sz w:val="22"/>
            <w:szCs w:val="22"/>
          </w:rPr>
          <w:tab/>
        </w:r>
        <w:r w:rsidRPr="00802EFD">
          <w:rPr>
            <w:rStyle w:val="Hyperlink"/>
            <w:noProof/>
          </w:rPr>
          <w:t>Developer Testing &amp; Evaluation</w:t>
        </w:r>
        <w:r>
          <w:rPr>
            <w:noProof/>
            <w:webHidden/>
          </w:rPr>
          <w:tab/>
        </w:r>
        <w:r>
          <w:rPr>
            <w:noProof/>
            <w:webHidden/>
          </w:rPr>
          <w:fldChar w:fldCharType="begin"/>
        </w:r>
        <w:r>
          <w:rPr>
            <w:noProof/>
            <w:webHidden/>
          </w:rPr>
          <w:instrText xml:space="preserve"> PAGEREF _Toc26877953 \h </w:instrText>
        </w:r>
        <w:r>
          <w:rPr>
            <w:noProof/>
            <w:webHidden/>
          </w:rPr>
        </w:r>
        <w:r>
          <w:rPr>
            <w:noProof/>
            <w:webHidden/>
          </w:rPr>
          <w:fldChar w:fldCharType="separate"/>
        </w:r>
        <w:r>
          <w:rPr>
            <w:noProof/>
            <w:webHidden/>
          </w:rPr>
          <w:t>41</w:t>
        </w:r>
        <w:r>
          <w:rPr>
            <w:noProof/>
            <w:webHidden/>
          </w:rPr>
          <w:fldChar w:fldCharType="end"/>
        </w:r>
      </w:hyperlink>
    </w:p>
    <w:p w14:paraId="55D846EE" w14:textId="4DECDDDC" w:rsidR="00601A93" w:rsidRDefault="00601A93">
      <w:pPr>
        <w:pStyle w:val="TOC2"/>
        <w:rPr>
          <w:rFonts w:asciiTheme="minorHAnsi" w:eastAsiaTheme="minorEastAsia" w:hAnsiTheme="minorHAnsi" w:cstheme="minorBidi"/>
          <w:noProof/>
          <w:sz w:val="22"/>
          <w:szCs w:val="22"/>
        </w:rPr>
      </w:pPr>
      <w:hyperlink w:anchor="_Toc26877954" w:history="1">
        <w:r w:rsidRPr="00802EFD">
          <w:rPr>
            <w:rStyle w:val="Hyperlink"/>
            <w:noProof/>
          </w:rPr>
          <w:t>4.6</w:t>
        </w:r>
        <w:r>
          <w:rPr>
            <w:rFonts w:asciiTheme="minorHAnsi" w:eastAsiaTheme="minorEastAsia" w:hAnsiTheme="minorHAnsi" w:cstheme="minorBidi"/>
            <w:noProof/>
            <w:sz w:val="22"/>
            <w:szCs w:val="22"/>
          </w:rPr>
          <w:tab/>
        </w:r>
        <w:r w:rsidRPr="00802EFD">
          <w:rPr>
            <w:rStyle w:val="Hyperlink"/>
            <w:noProof/>
          </w:rPr>
          <w:t>Scalability and performance</w:t>
        </w:r>
        <w:r>
          <w:rPr>
            <w:noProof/>
            <w:webHidden/>
          </w:rPr>
          <w:tab/>
        </w:r>
        <w:r>
          <w:rPr>
            <w:noProof/>
            <w:webHidden/>
          </w:rPr>
          <w:fldChar w:fldCharType="begin"/>
        </w:r>
        <w:r>
          <w:rPr>
            <w:noProof/>
            <w:webHidden/>
          </w:rPr>
          <w:instrText xml:space="preserve"> PAGEREF _Toc26877954 \h </w:instrText>
        </w:r>
        <w:r>
          <w:rPr>
            <w:noProof/>
            <w:webHidden/>
          </w:rPr>
        </w:r>
        <w:r>
          <w:rPr>
            <w:noProof/>
            <w:webHidden/>
          </w:rPr>
          <w:fldChar w:fldCharType="separate"/>
        </w:r>
        <w:r>
          <w:rPr>
            <w:noProof/>
            <w:webHidden/>
          </w:rPr>
          <w:t>41</w:t>
        </w:r>
        <w:r>
          <w:rPr>
            <w:noProof/>
            <w:webHidden/>
          </w:rPr>
          <w:fldChar w:fldCharType="end"/>
        </w:r>
      </w:hyperlink>
    </w:p>
    <w:p w14:paraId="6525F213" w14:textId="4450C14B"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955" w:history="1">
        <w:r w:rsidRPr="00802EFD">
          <w:rPr>
            <w:rStyle w:val="Hyperlink"/>
            <w:noProof/>
          </w:rPr>
          <w:t>5</w:t>
        </w:r>
        <w:r>
          <w:rPr>
            <w:rFonts w:asciiTheme="minorHAnsi" w:eastAsiaTheme="minorEastAsia" w:hAnsiTheme="minorHAnsi" w:cstheme="minorBidi"/>
            <w:noProof/>
            <w:sz w:val="22"/>
            <w:szCs w:val="22"/>
          </w:rPr>
          <w:tab/>
        </w:r>
        <w:r w:rsidRPr="00802EFD">
          <w:rPr>
            <w:rStyle w:val="Hyperlink"/>
            <w:noProof/>
          </w:rPr>
          <w:t>Conclusions</w:t>
        </w:r>
        <w:r>
          <w:rPr>
            <w:noProof/>
            <w:webHidden/>
          </w:rPr>
          <w:tab/>
        </w:r>
        <w:r>
          <w:rPr>
            <w:noProof/>
            <w:webHidden/>
          </w:rPr>
          <w:fldChar w:fldCharType="begin"/>
        </w:r>
        <w:r>
          <w:rPr>
            <w:noProof/>
            <w:webHidden/>
          </w:rPr>
          <w:instrText xml:space="preserve"> PAGEREF _Toc26877955 \h </w:instrText>
        </w:r>
        <w:r>
          <w:rPr>
            <w:noProof/>
            <w:webHidden/>
          </w:rPr>
        </w:r>
        <w:r>
          <w:rPr>
            <w:noProof/>
            <w:webHidden/>
          </w:rPr>
          <w:fldChar w:fldCharType="separate"/>
        </w:r>
        <w:r>
          <w:rPr>
            <w:noProof/>
            <w:webHidden/>
          </w:rPr>
          <w:t>42</w:t>
        </w:r>
        <w:r>
          <w:rPr>
            <w:noProof/>
            <w:webHidden/>
          </w:rPr>
          <w:fldChar w:fldCharType="end"/>
        </w:r>
      </w:hyperlink>
    </w:p>
    <w:p w14:paraId="7BC4A607" w14:textId="1EF53C80" w:rsidR="00601A93" w:rsidRDefault="00601A93">
      <w:pPr>
        <w:pStyle w:val="TOC3"/>
        <w:rPr>
          <w:rFonts w:asciiTheme="minorHAnsi" w:eastAsiaTheme="minorEastAsia" w:hAnsiTheme="minorHAnsi" w:cstheme="minorBidi"/>
          <w:noProof/>
          <w:sz w:val="22"/>
          <w:szCs w:val="22"/>
        </w:rPr>
      </w:pPr>
      <w:hyperlink w:anchor="_Toc26877956" w:history="1">
        <w:r w:rsidRPr="00802EFD">
          <w:rPr>
            <w:rStyle w:val="Hyperlink"/>
            <w:noProof/>
          </w:rPr>
          <w:t>5.1.1</w:t>
        </w:r>
        <w:r>
          <w:rPr>
            <w:rFonts w:asciiTheme="minorHAnsi" w:eastAsiaTheme="minorEastAsia" w:hAnsiTheme="minorHAnsi" w:cstheme="minorBidi"/>
            <w:noProof/>
            <w:sz w:val="22"/>
            <w:szCs w:val="22"/>
          </w:rPr>
          <w:tab/>
        </w:r>
        <w:r w:rsidRPr="00802EFD">
          <w:rPr>
            <w:rStyle w:val="Hyperlink"/>
            <w:noProof/>
          </w:rPr>
          <w:t>Advantages &amp; disadvantages</w:t>
        </w:r>
        <w:r>
          <w:rPr>
            <w:noProof/>
            <w:webHidden/>
          </w:rPr>
          <w:tab/>
        </w:r>
        <w:r>
          <w:rPr>
            <w:noProof/>
            <w:webHidden/>
          </w:rPr>
          <w:fldChar w:fldCharType="begin"/>
        </w:r>
        <w:r>
          <w:rPr>
            <w:noProof/>
            <w:webHidden/>
          </w:rPr>
          <w:instrText xml:space="preserve"> PAGEREF _Toc26877956 \h </w:instrText>
        </w:r>
        <w:r>
          <w:rPr>
            <w:noProof/>
            <w:webHidden/>
          </w:rPr>
        </w:r>
        <w:r>
          <w:rPr>
            <w:noProof/>
            <w:webHidden/>
          </w:rPr>
          <w:fldChar w:fldCharType="separate"/>
        </w:r>
        <w:r>
          <w:rPr>
            <w:noProof/>
            <w:webHidden/>
          </w:rPr>
          <w:t>42</w:t>
        </w:r>
        <w:r>
          <w:rPr>
            <w:noProof/>
            <w:webHidden/>
          </w:rPr>
          <w:fldChar w:fldCharType="end"/>
        </w:r>
      </w:hyperlink>
    </w:p>
    <w:p w14:paraId="422266A9" w14:textId="75368CD3" w:rsidR="00601A93" w:rsidRDefault="00601A93">
      <w:pPr>
        <w:pStyle w:val="TOC3"/>
        <w:rPr>
          <w:rFonts w:asciiTheme="minorHAnsi" w:eastAsiaTheme="minorEastAsia" w:hAnsiTheme="minorHAnsi" w:cstheme="minorBidi"/>
          <w:noProof/>
          <w:sz w:val="22"/>
          <w:szCs w:val="22"/>
        </w:rPr>
      </w:pPr>
      <w:hyperlink w:anchor="_Toc26877957" w:history="1">
        <w:r w:rsidRPr="00802EFD">
          <w:rPr>
            <w:rStyle w:val="Hyperlink"/>
            <w:noProof/>
          </w:rPr>
          <w:t>5.1.2</w:t>
        </w:r>
        <w:r>
          <w:rPr>
            <w:rFonts w:asciiTheme="minorHAnsi" w:eastAsiaTheme="minorEastAsia" w:hAnsiTheme="minorHAnsi" w:cstheme="minorBidi"/>
            <w:noProof/>
            <w:sz w:val="22"/>
            <w:szCs w:val="22"/>
          </w:rPr>
          <w:tab/>
        </w:r>
        <w:r w:rsidRPr="00802EFD">
          <w:rPr>
            <w:rStyle w:val="Hyperlink"/>
            <w:noProof/>
          </w:rPr>
          <w:t>Opportunities and limits of the project.</w:t>
        </w:r>
        <w:r>
          <w:rPr>
            <w:noProof/>
            <w:webHidden/>
          </w:rPr>
          <w:tab/>
        </w:r>
        <w:r>
          <w:rPr>
            <w:noProof/>
            <w:webHidden/>
          </w:rPr>
          <w:fldChar w:fldCharType="begin"/>
        </w:r>
        <w:r>
          <w:rPr>
            <w:noProof/>
            <w:webHidden/>
          </w:rPr>
          <w:instrText xml:space="preserve"> PAGEREF _Toc26877957 \h </w:instrText>
        </w:r>
        <w:r>
          <w:rPr>
            <w:noProof/>
            <w:webHidden/>
          </w:rPr>
        </w:r>
        <w:r>
          <w:rPr>
            <w:noProof/>
            <w:webHidden/>
          </w:rPr>
          <w:fldChar w:fldCharType="separate"/>
        </w:r>
        <w:r>
          <w:rPr>
            <w:noProof/>
            <w:webHidden/>
          </w:rPr>
          <w:t>42</w:t>
        </w:r>
        <w:r>
          <w:rPr>
            <w:noProof/>
            <w:webHidden/>
          </w:rPr>
          <w:fldChar w:fldCharType="end"/>
        </w:r>
      </w:hyperlink>
    </w:p>
    <w:p w14:paraId="3CC92EA5" w14:textId="05378508"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958" w:history="1">
        <w:r w:rsidRPr="00802EFD">
          <w:rPr>
            <w:rStyle w:val="Hyperlink"/>
            <w:noProof/>
          </w:rPr>
          <w:t>6</w:t>
        </w:r>
        <w:r>
          <w:rPr>
            <w:rFonts w:asciiTheme="minorHAnsi" w:eastAsiaTheme="minorEastAsia" w:hAnsiTheme="minorHAnsi" w:cstheme="minorBidi"/>
            <w:noProof/>
            <w:sz w:val="22"/>
            <w:szCs w:val="22"/>
          </w:rPr>
          <w:tab/>
        </w:r>
        <w:r w:rsidRPr="00802EFD">
          <w:rPr>
            <w:rStyle w:val="Hyperlink"/>
            <w:noProof/>
          </w:rPr>
          <w:t>Ref</w:t>
        </w:r>
        <w:r w:rsidRPr="00802EFD">
          <w:rPr>
            <w:rStyle w:val="Hyperlink"/>
            <w:noProof/>
          </w:rPr>
          <w:t>e</w:t>
        </w:r>
        <w:r w:rsidRPr="00802EFD">
          <w:rPr>
            <w:rStyle w:val="Hyperlink"/>
            <w:noProof/>
          </w:rPr>
          <w:t>rences</w:t>
        </w:r>
        <w:r>
          <w:rPr>
            <w:noProof/>
            <w:webHidden/>
          </w:rPr>
          <w:tab/>
        </w:r>
        <w:r>
          <w:rPr>
            <w:noProof/>
            <w:webHidden/>
          </w:rPr>
          <w:fldChar w:fldCharType="begin"/>
        </w:r>
        <w:r>
          <w:rPr>
            <w:noProof/>
            <w:webHidden/>
          </w:rPr>
          <w:instrText xml:space="preserve"> PAGEREF _Toc26877958 \h </w:instrText>
        </w:r>
        <w:r>
          <w:rPr>
            <w:noProof/>
            <w:webHidden/>
          </w:rPr>
        </w:r>
        <w:r>
          <w:rPr>
            <w:noProof/>
            <w:webHidden/>
          </w:rPr>
          <w:fldChar w:fldCharType="separate"/>
        </w:r>
        <w:r>
          <w:rPr>
            <w:noProof/>
            <w:webHidden/>
          </w:rPr>
          <w:t>43</w:t>
        </w:r>
        <w:r>
          <w:rPr>
            <w:noProof/>
            <w:webHidden/>
          </w:rPr>
          <w:fldChar w:fldCharType="end"/>
        </w:r>
      </w:hyperlink>
    </w:p>
    <w:p w14:paraId="0D0F5433" w14:textId="245796BA" w:rsidR="00601A93" w:rsidRDefault="00601A93">
      <w:pPr>
        <w:pStyle w:val="TOC1"/>
        <w:tabs>
          <w:tab w:val="left" w:pos="482"/>
          <w:tab w:val="right" w:leader="dot" w:pos="8636"/>
        </w:tabs>
        <w:rPr>
          <w:rFonts w:asciiTheme="minorHAnsi" w:eastAsiaTheme="minorEastAsia" w:hAnsiTheme="minorHAnsi" w:cstheme="minorBidi"/>
          <w:noProof/>
          <w:sz w:val="22"/>
          <w:szCs w:val="22"/>
        </w:rPr>
      </w:pPr>
      <w:hyperlink w:anchor="_Toc26877959" w:history="1">
        <w:r w:rsidRPr="00802EFD">
          <w:rPr>
            <w:rStyle w:val="Hyperlink"/>
            <w:noProof/>
          </w:rPr>
          <w:t>7</w:t>
        </w:r>
        <w:r>
          <w:rPr>
            <w:rFonts w:asciiTheme="minorHAnsi" w:eastAsiaTheme="minorEastAsia" w:hAnsiTheme="minorHAnsi" w:cstheme="minorBidi"/>
            <w:noProof/>
            <w:sz w:val="22"/>
            <w:szCs w:val="22"/>
          </w:rPr>
          <w:tab/>
        </w:r>
        <w:r w:rsidRPr="00802EFD">
          <w:rPr>
            <w:rStyle w:val="Hyperlink"/>
            <w:noProof/>
          </w:rPr>
          <w:t>Appendix</w:t>
        </w:r>
        <w:r>
          <w:rPr>
            <w:noProof/>
            <w:webHidden/>
          </w:rPr>
          <w:tab/>
        </w:r>
        <w:r>
          <w:rPr>
            <w:noProof/>
            <w:webHidden/>
          </w:rPr>
          <w:fldChar w:fldCharType="begin"/>
        </w:r>
        <w:r>
          <w:rPr>
            <w:noProof/>
            <w:webHidden/>
          </w:rPr>
          <w:instrText xml:space="preserve"> PAGEREF _Toc26877959 \h </w:instrText>
        </w:r>
        <w:r>
          <w:rPr>
            <w:noProof/>
            <w:webHidden/>
          </w:rPr>
        </w:r>
        <w:r>
          <w:rPr>
            <w:noProof/>
            <w:webHidden/>
          </w:rPr>
          <w:fldChar w:fldCharType="separate"/>
        </w:r>
        <w:r>
          <w:rPr>
            <w:noProof/>
            <w:webHidden/>
          </w:rPr>
          <w:t>45</w:t>
        </w:r>
        <w:r>
          <w:rPr>
            <w:noProof/>
            <w:webHidden/>
          </w:rPr>
          <w:fldChar w:fldCharType="end"/>
        </w:r>
      </w:hyperlink>
    </w:p>
    <w:p w14:paraId="201DDD5B" w14:textId="12CCD8E6" w:rsidR="00601A93" w:rsidRDefault="00601A93">
      <w:pPr>
        <w:pStyle w:val="TOC2"/>
        <w:rPr>
          <w:rFonts w:asciiTheme="minorHAnsi" w:eastAsiaTheme="minorEastAsia" w:hAnsiTheme="minorHAnsi" w:cstheme="minorBidi"/>
          <w:noProof/>
          <w:sz w:val="22"/>
          <w:szCs w:val="22"/>
        </w:rPr>
      </w:pPr>
      <w:hyperlink w:anchor="_Toc26877960" w:history="1">
        <w:r w:rsidRPr="00802EFD">
          <w:rPr>
            <w:rStyle w:val="Hyperlink"/>
            <w:noProof/>
          </w:rPr>
          <w:t>7.1</w:t>
        </w:r>
        <w:r>
          <w:rPr>
            <w:rFonts w:asciiTheme="minorHAnsi" w:eastAsiaTheme="minorEastAsia" w:hAnsiTheme="minorHAnsi" w:cstheme="minorBidi"/>
            <w:noProof/>
            <w:sz w:val="22"/>
            <w:szCs w:val="22"/>
          </w:rPr>
          <w:tab/>
        </w:r>
        <w:r w:rsidRPr="00802EFD">
          <w:rPr>
            <w:rStyle w:val="Hyperlink"/>
            <w:noProof/>
          </w:rPr>
          <w:t>Project Plan</w:t>
        </w:r>
        <w:r>
          <w:rPr>
            <w:noProof/>
            <w:webHidden/>
          </w:rPr>
          <w:tab/>
        </w:r>
        <w:r>
          <w:rPr>
            <w:noProof/>
            <w:webHidden/>
          </w:rPr>
          <w:fldChar w:fldCharType="begin"/>
        </w:r>
        <w:r>
          <w:rPr>
            <w:noProof/>
            <w:webHidden/>
          </w:rPr>
          <w:instrText xml:space="preserve"> PAGEREF _Toc26877960 \h </w:instrText>
        </w:r>
        <w:r>
          <w:rPr>
            <w:noProof/>
            <w:webHidden/>
          </w:rPr>
        </w:r>
        <w:r>
          <w:rPr>
            <w:noProof/>
            <w:webHidden/>
          </w:rPr>
          <w:fldChar w:fldCharType="separate"/>
        </w:r>
        <w:r>
          <w:rPr>
            <w:noProof/>
            <w:webHidden/>
          </w:rPr>
          <w:t>45</w:t>
        </w:r>
        <w:r>
          <w:rPr>
            <w:noProof/>
            <w:webHidden/>
          </w:rPr>
          <w:fldChar w:fldCharType="end"/>
        </w:r>
      </w:hyperlink>
    </w:p>
    <w:p w14:paraId="684AF19C" w14:textId="07D94431" w:rsidR="001D40D1" w:rsidRPr="00075741" w:rsidRDefault="00F91AED" w:rsidP="00994136">
      <w:pPr>
        <w:pStyle w:val="Heading1"/>
        <w:numPr>
          <w:ilvl w:val="0"/>
          <w:numId w:val="0"/>
        </w:numPr>
        <w:spacing w:after="0"/>
      </w:pPr>
      <w:r w:rsidRPr="00075741">
        <w:lastRenderedPageBreak/>
        <w:fldChar w:fldCharType="end"/>
      </w:r>
      <w:bookmarkStart w:id="0" w:name="_Toc26877798"/>
      <w:commentRangeStart w:id="1"/>
      <w:r w:rsidR="009D1E0C" w:rsidRPr="00075741">
        <w:t>Executive Summary</w:t>
      </w:r>
      <w:commentRangeEnd w:id="1"/>
      <w:r w:rsidR="00E82572">
        <w:rPr>
          <w:rStyle w:val="CommentReference"/>
          <w:rFonts w:ascii="Arial" w:hAnsi="Arial" w:cs="Times New Roman"/>
          <w:b w:val="0"/>
          <w:bCs w:val="0"/>
          <w:kern w:val="0"/>
          <w:lang w:val="en-US" w:eastAsia="en-US"/>
        </w:rPr>
        <w:commentReference w:id="1"/>
      </w:r>
      <w:bookmarkEnd w:id="0"/>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2" w:name="_Toc26877799"/>
      <w:r w:rsidRPr="00075741">
        <w:lastRenderedPageBreak/>
        <w:t>Definitions, Acronyms, and Abbreviations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3" w:name="_Toc26877800"/>
      <w:commentRangeStart w:id="4"/>
      <w:r w:rsidRPr="00075741">
        <w:lastRenderedPageBreak/>
        <w:t>Introduction</w:t>
      </w:r>
      <w:commentRangeEnd w:id="4"/>
      <w:r w:rsidR="00E82572">
        <w:rPr>
          <w:rStyle w:val="CommentReference"/>
          <w:rFonts w:ascii="Arial" w:hAnsi="Arial" w:cs="Times New Roman"/>
          <w:b w:val="0"/>
          <w:bCs w:val="0"/>
          <w:kern w:val="0"/>
          <w:lang w:val="en-US" w:eastAsia="en-US"/>
        </w:rPr>
        <w:commentReference w:id="4"/>
      </w:r>
      <w:bookmarkEnd w:id="3"/>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 xml:space="preserve">Another feature includes </w:t>
      </w:r>
      <w:commentRangeStart w:id="5"/>
      <w:r w:rsidRPr="00FD222E">
        <w:t>personalisation</w:t>
      </w:r>
      <w:commentRangeEnd w:id="5"/>
      <w:r w:rsidR="00E82572">
        <w:rPr>
          <w:rStyle w:val="CommentReference"/>
          <w:rFonts w:ascii="Arial" w:hAnsi="Arial"/>
          <w:lang w:val="en-US" w:eastAsia="en-US"/>
        </w:rPr>
        <w:commentReference w:id="5"/>
      </w:r>
      <w:r w:rsidRPr="00FD222E">
        <w:t>.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6" w:name="_Toc26877801"/>
      <w:r w:rsidRPr="00075741">
        <w:lastRenderedPageBreak/>
        <w:t>Background</w:t>
      </w:r>
      <w:bookmarkEnd w:id="6"/>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0B62F08D"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6DB3164E" w14:textId="7FD3CBA7" w:rsidR="008337D3" w:rsidRDefault="008337D3" w:rsidP="009B2F24">
      <w:pPr>
        <w:rPr>
          <w:lang w:val="en-GB"/>
        </w:rPr>
      </w:pPr>
    </w:p>
    <w:p w14:paraId="7B38BE73" w14:textId="58E39E0E" w:rsidR="008337D3" w:rsidRDefault="008337D3" w:rsidP="009B2F24">
      <w:pPr>
        <w:rPr>
          <w:lang w:val="en-GB"/>
        </w:rPr>
      </w:pPr>
      <w:r>
        <w:rPr>
          <w:lang w:val="en-GB"/>
        </w:rPr>
        <w:t>This document discusses the objectives to determine what are the main goals of the project. After this, what research was completed is discussed as to what similar projects are out there. It discusses the requirements of the projects going into the functional requirements, non-functional requirements and more. The design of the project is discussed</w:t>
      </w:r>
      <w:r w:rsidR="00967FE8">
        <w:rPr>
          <w:lang w:val="en-GB"/>
        </w:rPr>
        <w:t xml:space="preserve"> with the system architecture, implementation and so on. Finally, testing is discussed to evaluate the project. </w:t>
      </w:r>
    </w:p>
    <w:p w14:paraId="684AF1A6" w14:textId="0607332A" w:rsidR="00F077BB" w:rsidRDefault="00323560" w:rsidP="00994136">
      <w:pPr>
        <w:pStyle w:val="Heading2"/>
        <w:spacing w:after="0"/>
      </w:pPr>
      <w:bookmarkStart w:id="7" w:name="_Toc26877802"/>
      <w:commentRangeStart w:id="8"/>
      <w:r>
        <w:t>Objectives</w:t>
      </w:r>
      <w:commentRangeEnd w:id="8"/>
      <w:r w:rsidR="001E7746">
        <w:rPr>
          <w:rStyle w:val="CommentReference"/>
          <w:rFonts w:ascii="Arial" w:hAnsi="Arial" w:cs="Times New Roman"/>
          <w:b w:val="0"/>
          <w:bCs w:val="0"/>
          <w:i w:val="0"/>
          <w:iCs w:val="0"/>
          <w:lang w:val="en-US" w:eastAsia="en-US"/>
        </w:rPr>
        <w:commentReference w:id="8"/>
      </w:r>
      <w:bookmarkEnd w:id="7"/>
    </w:p>
    <w:p w14:paraId="5D4295D7" w14:textId="68DD77B3" w:rsidR="00967FE8" w:rsidRPr="00967FE8" w:rsidRDefault="00967FE8" w:rsidP="00967FE8">
      <w:r>
        <w:t xml:space="preserve">The objectives here are </w:t>
      </w:r>
      <w:r w:rsidR="00AD65FC">
        <w:t>created</w:t>
      </w:r>
      <w:r>
        <w:t xml:space="preserve"> using the SMART method.</w:t>
      </w:r>
      <w:r w:rsidR="00AD65FC">
        <w:t xml:space="preserve"> </w:t>
      </w:r>
      <w:r>
        <w:t xml:space="preserve">SMART </w:t>
      </w:r>
      <w:r w:rsidR="00AD65FC">
        <w:t>is an acronym for</w:t>
      </w:r>
      <w:r>
        <w:t xml:space="preserve"> specific, measurable, achievable, realistic</w:t>
      </w:r>
      <w:r w:rsidR="00AD65FC">
        <w:t xml:space="preserve"> and</w:t>
      </w:r>
      <w:r>
        <w:t xml:space="preserve"> timebound. </w:t>
      </w:r>
      <w:sdt>
        <w:sdtPr>
          <w:id w:val="212160148"/>
          <w:citation/>
        </w:sdtPr>
        <w:sdtEndPr/>
        <w:sdtContent>
          <w:r>
            <w:fldChar w:fldCharType="begin"/>
          </w:r>
          <w:r>
            <w:rPr>
              <w:lang w:val="en-GB"/>
            </w:rPr>
            <w:instrText xml:space="preserve"> CITATION Deb19 \l 2057 </w:instrText>
          </w:r>
          <w:r>
            <w:fldChar w:fldCharType="separate"/>
          </w:r>
          <w:r w:rsidRPr="00967FE8">
            <w:rPr>
              <w:noProof/>
              <w:lang w:val="en-GB"/>
            </w:rPr>
            <w:t>(Herridge, 2019)</w:t>
          </w:r>
          <w:r>
            <w:fldChar w:fldCharType="end"/>
          </w:r>
        </w:sdtContent>
      </w:sdt>
    </w:p>
    <w:p w14:paraId="0B23213F" w14:textId="0EC8216D" w:rsidR="00323560" w:rsidRPr="00914446" w:rsidRDefault="00A07806" w:rsidP="00323560">
      <w:pPr>
        <w:pStyle w:val="Heading3"/>
        <w:rPr>
          <w:lang w:val="en-GB"/>
        </w:rPr>
      </w:pPr>
      <w:bookmarkStart w:id="9" w:name="_Toc26877803"/>
      <w:r>
        <w:rPr>
          <w:lang w:val="en-GB"/>
        </w:rPr>
        <w:t>Appointments (Artist)</w:t>
      </w:r>
      <w:bookmarkEnd w:id="9"/>
    </w:p>
    <w:p w14:paraId="0818AB26" w14:textId="06623902" w:rsidR="00A07806" w:rsidRDefault="00A07806" w:rsidP="00323560">
      <w:pPr>
        <w:rPr>
          <w:lang w:val="en-GB"/>
        </w:rPr>
      </w:pPr>
      <w:r>
        <w:rPr>
          <w:lang w:val="en-GB"/>
        </w:rPr>
        <w:t>This objective describes the artist’s view on the appointments</w:t>
      </w:r>
      <w:r w:rsidR="00AD65FC">
        <w:rPr>
          <w:lang w:val="en-GB"/>
        </w:rPr>
        <w:t xml:space="preserve">. That is, setting up the appointments area so the clients can book an appointment. </w:t>
      </w:r>
      <w:r>
        <w:rPr>
          <w:lang w:val="en-GB"/>
        </w:rPr>
        <w:t xml:space="preserve"> The goal of the appointments is for the artist to create a schedule, edit preferences such as sizes (e.g. of a tattoo), prices and sample images. Once these are completed, the artist can focus more on their skill and not worry about their appointments as much.</w:t>
      </w:r>
    </w:p>
    <w:p w14:paraId="4D7B3FF4" w14:textId="7B584C8C" w:rsidR="00AD65FC" w:rsidRDefault="00AD65FC" w:rsidP="00323560">
      <w:pPr>
        <w:rPr>
          <w:lang w:val="en-GB"/>
        </w:rPr>
      </w:pPr>
    </w:p>
    <w:p w14:paraId="6E280237" w14:textId="710F2D44" w:rsidR="00AD65FC" w:rsidRDefault="00AD65FC" w:rsidP="00323560">
      <w:pPr>
        <w:rPr>
          <w:lang w:val="en-GB"/>
        </w:rPr>
      </w:pPr>
      <w:r>
        <w:rPr>
          <w:lang w:val="en-GB"/>
        </w:rPr>
        <w:t>This will be measurable by how many of the artist’s clients prefer to book their appointment online rather than contact and pay the artist directly.</w:t>
      </w:r>
      <w:r w:rsidR="00FC11F8">
        <w:rPr>
          <w:lang w:val="en-GB"/>
        </w:rPr>
        <w:t xml:space="preserve"> </w:t>
      </w:r>
      <w:r>
        <w:rPr>
          <w:lang w:val="en-GB"/>
        </w:rPr>
        <w:t>This is an achievable objective. It is challenging for the developer and within reach.</w:t>
      </w:r>
    </w:p>
    <w:p w14:paraId="3CF60DAB" w14:textId="77777777" w:rsidR="00AD65FC" w:rsidRDefault="00AD65FC" w:rsidP="00323560">
      <w:pPr>
        <w:rPr>
          <w:lang w:val="en-GB"/>
        </w:rPr>
      </w:pPr>
    </w:p>
    <w:p w14:paraId="2B47ACE1" w14:textId="343E60EC" w:rsidR="00A07806" w:rsidRDefault="00AD65FC" w:rsidP="00323560">
      <w:pPr>
        <w:rPr>
          <w:lang w:val="en-GB"/>
        </w:rPr>
      </w:pPr>
      <w:r>
        <w:rPr>
          <w:lang w:val="en-GB"/>
        </w:rPr>
        <w:t xml:space="preserve">This is a realistic objective as this would be just a baseline for the artist’s appointments. For example, this could be furthered developed to work with artist’s who do “guest spots” in </w:t>
      </w:r>
      <w:r w:rsidR="00FC11F8">
        <w:rPr>
          <w:lang w:val="en-GB"/>
        </w:rPr>
        <w:t>other tattoo parlours</w:t>
      </w:r>
      <w:r>
        <w:rPr>
          <w:lang w:val="en-GB"/>
        </w:rPr>
        <w:t>. This is a very doable objective and should take no more than a month to complete.</w:t>
      </w:r>
    </w:p>
    <w:p w14:paraId="1DF0B63F" w14:textId="5D79CCEB" w:rsidR="00A07806" w:rsidRDefault="00A07806" w:rsidP="00A07806">
      <w:pPr>
        <w:pStyle w:val="Heading3"/>
        <w:rPr>
          <w:lang w:val="en-GB"/>
        </w:rPr>
      </w:pPr>
      <w:bookmarkStart w:id="10" w:name="_Toc26877804"/>
      <w:r>
        <w:rPr>
          <w:lang w:val="en-GB"/>
        </w:rPr>
        <w:lastRenderedPageBreak/>
        <w:t>Appointments (Client)</w:t>
      </w:r>
      <w:bookmarkEnd w:id="10"/>
    </w:p>
    <w:p w14:paraId="007C374E" w14:textId="7652B0E7" w:rsidR="00A07806" w:rsidRDefault="00AD65FC" w:rsidP="00323560">
      <w:pPr>
        <w:rPr>
          <w:lang w:val="en-GB"/>
        </w:rPr>
      </w:pPr>
      <w:r>
        <w:rPr>
          <w:lang w:val="en-GB"/>
        </w:rPr>
        <w:t>This objective describes the client’s view on the appointments. That is, the client booking an appointment, as well as automated appointments.</w:t>
      </w:r>
      <w:r w:rsidR="00FC11F8">
        <w:rPr>
          <w:lang w:val="en-GB"/>
        </w:rPr>
        <w:t xml:space="preserve"> The goal of this objective is to assist the client booking an appointment. They can select the date, time and size, and then pay (e.g. a deposit) for the appointment. If the client books on the same day in a month for more than three months; an automated appointed will be added. This means that an appointment will be generated on the client’s behalf in the fourth month.</w:t>
      </w:r>
    </w:p>
    <w:p w14:paraId="5D5993E3" w14:textId="77F9F6DB" w:rsidR="00FC11F8" w:rsidRDefault="00FC11F8" w:rsidP="00323560">
      <w:pPr>
        <w:rPr>
          <w:lang w:val="en-GB"/>
        </w:rPr>
      </w:pPr>
    </w:p>
    <w:p w14:paraId="4B801C94" w14:textId="616358C8" w:rsidR="00FC11F8" w:rsidRDefault="00FC11F8" w:rsidP="00323560">
      <w:pPr>
        <w:rPr>
          <w:lang w:val="en-GB"/>
        </w:rPr>
      </w:pPr>
      <w:r>
        <w:rPr>
          <w:lang w:val="en-GB"/>
        </w:rPr>
        <w:t xml:space="preserve">This is measured by the amount of returning clients and how many automated appointments have been book by a client. </w:t>
      </w:r>
    </w:p>
    <w:p w14:paraId="3B51D044" w14:textId="0BA72F74" w:rsidR="00FC11F8" w:rsidRDefault="00FC11F8" w:rsidP="00323560">
      <w:pPr>
        <w:rPr>
          <w:lang w:val="en-GB"/>
        </w:rPr>
      </w:pPr>
    </w:p>
    <w:p w14:paraId="58CC8C21" w14:textId="36753075" w:rsidR="00FC11F8" w:rsidRDefault="00FC11F8" w:rsidP="00323560">
      <w:pPr>
        <w:rPr>
          <w:lang w:val="en-GB"/>
        </w:rPr>
      </w:pPr>
      <w:r>
        <w:rPr>
          <w:lang w:val="en-GB"/>
        </w:rPr>
        <w:t xml:space="preserve">This is an achievable objective as it’s similar to the artist’s appointments but with added steps. This is a realistic objective as could be considered a baseline for what a customer can do on the website. </w:t>
      </w:r>
    </w:p>
    <w:p w14:paraId="6156CC70" w14:textId="2873A7F6" w:rsidR="00FC11F8" w:rsidRDefault="00FC11F8" w:rsidP="00323560">
      <w:pPr>
        <w:rPr>
          <w:lang w:val="en-GB"/>
        </w:rPr>
      </w:pPr>
    </w:p>
    <w:p w14:paraId="702AF923" w14:textId="1937C7FF" w:rsidR="00A07806" w:rsidRDefault="00FC11F8" w:rsidP="00323560">
      <w:pPr>
        <w:rPr>
          <w:lang w:val="en-GB"/>
        </w:rPr>
      </w:pPr>
      <w:r>
        <w:rPr>
          <w:lang w:val="en-GB"/>
        </w:rPr>
        <w:t>This is expected to be completed within six weeks.</w:t>
      </w:r>
    </w:p>
    <w:p w14:paraId="74E00F11" w14:textId="36D4A10D" w:rsidR="009C4D15" w:rsidRDefault="009C4D15" w:rsidP="00994136">
      <w:pPr>
        <w:pStyle w:val="Heading2"/>
        <w:spacing w:after="0"/>
      </w:pPr>
      <w:bookmarkStart w:id="11" w:name="_Toc26877805"/>
      <w:r>
        <w:t>Research</w:t>
      </w:r>
      <w:bookmarkEnd w:id="11"/>
    </w:p>
    <w:p w14:paraId="799BEC13" w14:textId="77777777" w:rsidR="009B2F24" w:rsidRPr="003F63FC" w:rsidRDefault="009B2F24" w:rsidP="009B2F24">
      <w:pPr>
        <w:pStyle w:val="Heading3"/>
        <w:rPr>
          <w:lang w:val="en-GB"/>
        </w:rPr>
      </w:pPr>
      <w:bookmarkStart w:id="12" w:name="_Toc26877806"/>
      <w:r>
        <w:rPr>
          <w:lang w:val="en-GB"/>
        </w:rPr>
        <w:t>Personalisation</w:t>
      </w:r>
      <w:bookmarkEnd w:id="12"/>
      <w:r>
        <w:rPr>
          <w:lang w:val="en-GB"/>
        </w:rPr>
        <w:t xml:space="preserve"> </w:t>
      </w:r>
    </w:p>
    <w:p w14:paraId="6DBC9999" w14:textId="7F8C05BA"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r>
        <w:rPr>
          <w:lang w:val="en-GB"/>
        </w:rPr>
        <w:t xml:space="preserve"> However, there are methods of doing this. </w:t>
      </w:r>
    </w:p>
    <w:p w14:paraId="775D76CB" w14:textId="2A7B0663"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End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sdt>
        <w:sdtPr>
          <w:rPr>
            <w:lang w:val="en-GB"/>
          </w:rPr>
          <w:id w:val="323096666"/>
          <w:citation/>
        </w:sdtPr>
        <w:sdtEndPr/>
        <w:sdtContent>
          <w:r>
            <w:rPr>
              <w:lang w:val="en-GB"/>
            </w:rPr>
            <w:fldChar w:fldCharType="begin"/>
          </w:r>
          <w:r>
            <w:rPr>
              <w:lang w:val="en-US"/>
            </w:rPr>
            <w:instrText xml:space="preserve">CITATION Fel19 \l 1033 </w:instrText>
          </w:r>
          <w:r>
            <w:rPr>
              <w:lang w:val="en-GB"/>
            </w:rPr>
            <w:fldChar w:fldCharType="separate"/>
          </w:r>
          <w:r w:rsidR="008337D3">
            <w:rPr>
              <w:noProof/>
              <w:lang w:val="en-US"/>
            </w:rPr>
            <w:t xml:space="preserve"> </w:t>
          </w:r>
          <w:r w:rsidR="008337D3" w:rsidRPr="008337D3">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78F598F1" w:rsidR="009B2F24" w:rsidRDefault="009B2F24" w:rsidP="009B2F24">
      <w:pPr>
        <w:rPr>
          <w:lang w:val="en-GB"/>
        </w:rPr>
      </w:pPr>
      <w:r>
        <w:rPr>
          <w:lang w:val="en-GB"/>
        </w:rPr>
        <w:lastRenderedPageBreak/>
        <w:t xml:space="preserve">This concept is similar to the physical store Amazon Go by Amazon, where Artificial Intelligence is used to keep track of the clients and store items. </w:t>
      </w:r>
      <w:sdt>
        <w:sdtPr>
          <w:rPr>
            <w:lang w:val="en-GB"/>
          </w:rPr>
          <w:id w:val="-1623226156"/>
          <w:citation/>
        </w:sdtPr>
        <w:sdtEndPr/>
        <w:sdtContent>
          <w:r>
            <w:rPr>
              <w:lang w:val="en-GB"/>
            </w:rPr>
            <w:fldChar w:fldCharType="begin"/>
          </w:r>
          <w:r>
            <w:instrText xml:space="preserve"> CITATION McF18 \l 6153 </w:instrText>
          </w:r>
          <w:r>
            <w:rPr>
              <w:lang w:val="en-GB"/>
            </w:rPr>
            <w:fldChar w:fldCharType="separate"/>
          </w:r>
          <w:r w:rsidR="008337D3">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3" w:name="_Toc26877807"/>
      <w:r>
        <w:rPr>
          <w:lang w:val="en-GB"/>
        </w:rPr>
        <w:t>Optimisation</w:t>
      </w:r>
      <w:bookmarkEnd w:id="13"/>
    </w:p>
    <w:p w14:paraId="4EB41F70" w14:textId="7D1680C2"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EndPr/>
        <w:sdtContent>
          <w:r>
            <w:rPr>
              <w:lang w:val="en-GB"/>
            </w:rPr>
            <w:fldChar w:fldCharType="begin"/>
          </w:r>
          <w:r>
            <w:instrText xml:space="preserve"> CITATION Kar19 \l 6153 </w:instrText>
          </w:r>
          <w:r>
            <w:rPr>
              <w:lang w:val="en-GB"/>
            </w:rPr>
            <w:fldChar w:fldCharType="separate"/>
          </w:r>
          <w:r w:rsidR="008337D3">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lastRenderedPageBreak/>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4" w:name="_Toc26877808"/>
      <w:r w:rsidRPr="00075741">
        <w:lastRenderedPageBreak/>
        <w:t>System</w:t>
      </w:r>
      <w:bookmarkEnd w:id="14"/>
    </w:p>
    <w:p w14:paraId="67F64807" w14:textId="0F3DC670" w:rsidR="009B2F24" w:rsidRPr="00FD222E" w:rsidRDefault="00F077BB" w:rsidP="009B2F24">
      <w:pPr>
        <w:pStyle w:val="Heading2"/>
      </w:pPr>
      <w:bookmarkStart w:id="15" w:name="_Toc26877809"/>
      <w:r w:rsidRPr="00075741">
        <w:t>Requirements</w:t>
      </w:r>
      <w:bookmarkEnd w:id="15"/>
      <w:r w:rsidR="009B2F24" w:rsidRPr="009B2F24">
        <w:t xml:space="preserve"> </w:t>
      </w:r>
    </w:p>
    <w:p w14:paraId="6E3618CB" w14:textId="77777777" w:rsidR="009B2F24" w:rsidRPr="00FD222E" w:rsidRDefault="009B2F24" w:rsidP="009B2F24">
      <w:pPr>
        <w:pStyle w:val="Heading3"/>
      </w:pPr>
      <w:bookmarkStart w:id="16" w:name="_Toc25767579"/>
      <w:bookmarkStart w:id="17" w:name="_Toc26877810"/>
      <w:r w:rsidRPr="00FD222E">
        <w:t>Functional requirements</w:t>
      </w:r>
      <w:bookmarkEnd w:id="16"/>
      <w:bookmarkEnd w:id="17"/>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8" w:name="_Toc25767580"/>
      <w:r w:rsidRPr="00FD222E">
        <w:t>Use Case Diagram</w:t>
      </w:r>
      <w:bookmarkEnd w:id="18"/>
    </w:p>
    <w:p w14:paraId="75B07F91" w14:textId="77777777" w:rsidR="009B2F24" w:rsidRPr="00FD222E" w:rsidDel="00FD222E" w:rsidRDefault="009B2F24" w:rsidP="009B2F24">
      <w:pPr>
        <w:rPr>
          <w:del w:id="19" w:author="Joey Tatú" w:date="2019-11-27T14:43:00Z"/>
        </w:rPr>
      </w:pPr>
      <w:ins w:id="20"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4">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1"/>
      <w:del w:id="22"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1"/>
      <w:r w:rsidRPr="00FD222E">
        <w:rPr>
          <w:rStyle w:val="CommentReference"/>
        </w:rPr>
        <w:commentReference w:id="21"/>
      </w:r>
      <w:ins w:id="23" w:author="Joey Tatú" w:date="2019-11-27T14:43:00Z">
        <w:del w:id="24"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5" w:author="Joey Tatú" w:date="2019-11-27T14:43:00Z"/>
        </w:rPr>
      </w:pPr>
      <w:del w:id="26" w:author="Joey Tatú" w:date="2019-11-27T14:43:00Z">
        <w:r w:rsidRPr="00FD222E" w:rsidDel="00FD222E">
          <w:lastRenderedPageBreak/>
          <w:delText>Requirement 1: Create/Edit Profile</w:delText>
        </w:r>
        <w:bookmarkStart w:id="27" w:name="_Toc25763189"/>
        <w:bookmarkStart w:id="28" w:name="_Toc25767581"/>
        <w:bookmarkStart w:id="29" w:name="_Toc26441521"/>
        <w:bookmarkStart w:id="30" w:name="_Toc26441696"/>
        <w:bookmarkStart w:id="31" w:name="_Toc26442567"/>
        <w:bookmarkStart w:id="32" w:name="_Toc26443749"/>
        <w:bookmarkStart w:id="33" w:name="_Toc26872099"/>
        <w:bookmarkStart w:id="34" w:name="_Toc26877811"/>
        <w:bookmarkEnd w:id="27"/>
        <w:bookmarkEnd w:id="28"/>
        <w:bookmarkEnd w:id="29"/>
        <w:bookmarkEnd w:id="30"/>
        <w:bookmarkEnd w:id="31"/>
        <w:bookmarkEnd w:id="32"/>
        <w:bookmarkEnd w:id="33"/>
        <w:bookmarkEnd w:id="34"/>
      </w:del>
    </w:p>
    <w:p w14:paraId="469C1C86" w14:textId="77777777" w:rsidR="009B2F24" w:rsidRPr="00FD222E" w:rsidDel="00FD222E" w:rsidRDefault="009B2F24" w:rsidP="009B2F24">
      <w:pPr>
        <w:pStyle w:val="Heading3"/>
        <w:rPr>
          <w:del w:id="35" w:author="Joey Tatú" w:date="2019-11-27T14:43:00Z"/>
        </w:rPr>
      </w:pPr>
      <w:del w:id="36" w:author="Joey Tatú" w:date="2019-11-27T14:43:00Z">
        <w:r w:rsidRPr="00FD222E" w:rsidDel="00FD222E">
          <w:delText>Description &amp; Priority</w:delText>
        </w:r>
        <w:bookmarkStart w:id="37" w:name="_Toc25763190"/>
        <w:bookmarkStart w:id="38" w:name="_Toc25767582"/>
        <w:bookmarkStart w:id="39" w:name="_Toc26441522"/>
        <w:bookmarkStart w:id="40" w:name="_Toc26441697"/>
        <w:bookmarkStart w:id="41" w:name="_Toc26442568"/>
        <w:bookmarkStart w:id="42" w:name="_Toc26443750"/>
        <w:bookmarkStart w:id="43" w:name="_Toc26872100"/>
        <w:bookmarkStart w:id="44" w:name="_Toc26877812"/>
        <w:bookmarkEnd w:id="37"/>
        <w:bookmarkEnd w:id="38"/>
        <w:bookmarkEnd w:id="39"/>
        <w:bookmarkEnd w:id="40"/>
        <w:bookmarkEnd w:id="41"/>
        <w:bookmarkEnd w:id="42"/>
        <w:bookmarkEnd w:id="43"/>
        <w:bookmarkEnd w:id="44"/>
      </w:del>
    </w:p>
    <w:p w14:paraId="6DFF2A8D" w14:textId="77777777" w:rsidR="009B2F24" w:rsidRPr="00FD222E" w:rsidDel="00FD222E" w:rsidRDefault="009B2F24" w:rsidP="009B2F24">
      <w:pPr>
        <w:pStyle w:val="Heading3"/>
        <w:rPr>
          <w:del w:id="45" w:author="Joey Tatú" w:date="2019-11-27T14:43:00Z"/>
        </w:rPr>
      </w:pPr>
      <w:del w:id="46"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7" w:name="_Toc25763191"/>
        <w:bookmarkStart w:id="48" w:name="_Toc25767583"/>
        <w:bookmarkStart w:id="49" w:name="_Toc26441523"/>
        <w:bookmarkStart w:id="50" w:name="_Toc26441698"/>
        <w:bookmarkStart w:id="51" w:name="_Toc26442569"/>
        <w:bookmarkStart w:id="52" w:name="_Toc26443751"/>
        <w:bookmarkStart w:id="53" w:name="_Toc26872101"/>
        <w:bookmarkStart w:id="54" w:name="_Toc26877813"/>
        <w:bookmarkEnd w:id="47"/>
        <w:bookmarkEnd w:id="48"/>
        <w:bookmarkEnd w:id="49"/>
        <w:bookmarkEnd w:id="50"/>
        <w:bookmarkEnd w:id="51"/>
        <w:bookmarkEnd w:id="52"/>
        <w:bookmarkEnd w:id="53"/>
        <w:bookmarkEnd w:id="54"/>
      </w:del>
    </w:p>
    <w:p w14:paraId="7110564F" w14:textId="77777777" w:rsidR="009B2F24" w:rsidRPr="00FD222E" w:rsidDel="00FD222E" w:rsidRDefault="009B2F24" w:rsidP="009B2F24">
      <w:pPr>
        <w:pStyle w:val="Heading3"/>
        <w:rPr>
          <w:del w:id="55" w:author="Joey Tatú" w:date="2019-11-27T14:43:00Z"/>
        </w:rPr>
      </w:pPr>
      <w:del w:id="56" w:author="Joey Tatú" w:date="2019-11-27T14:43:00Z">
        <w:r w:rsidRPr="00FD222E" w:rsidDel="00FD222E">
          <w:delText xml:space="preserve"> </w:delText>
        </w:r>
        <w:bookmarkStart w:id="57" w:name="_Toc25763192"/>
        <w:bookmarkStart w:id="58" w:name="_Toc25767584"/>
        <w:bookmarkStart w:id="59" w:name="_Toc26441524"/>
        <w:bookmarkStart w:id="60" w:name="_Toc26441699"/>
        <w:bookmarkStart w:id="61" w:name="_Toc26442570"/>
        <w:bookmarkStart w:id="62" w:name="_Toc26443752"/>
        <w:bookmarkStart w:id="63" w:name="_Toc26872102"/>
        <w:bookmarkStart w:id="64" w:name="_Toc26877814"/>
        <w:bookmarkEnd w:id="57"/>
        <w:bookmarkEnd w:id="58"/>
        <w:bookmarkEnd w:id="59"/>
        <w:bookmarkEnd w:id="60"/>
        <w:bookmarkEnd w:id="61"/>
        <w:bookmarkEnd w:id="62"/>
        <w:bookmarkEnd w:id="63"/>
        <w:bookmarkEnd w:id="64"/>
      </w:del>
    </w:p>
    <w:p w14:paraId="1ACC14E7" w14:textId="77777777" w:rsidR="009B2F24" w:rsidRPr="00FD222E" w:rsidDel="00FD222E" w:rsidRDefault="009B2F24" w:rsidP="009B2F24">
      <w:pPr>
        <w:pStyle w:val="Heading3"/>
        <w:rPr>
          <w:del w:id="65" w:author="Joey Tatú" w:date="2019-11-27T14:43:00Z"/>
        </w:rPr>
      </w:pPr>
      <w:del w:id="66" w:author="Joey Tatú" w:date="2019-11-27T14:43:00Z">
        <w:r w:rsidRPr="00FD222E" w:rsidDel="00FD222E">
          <w:delText xml:space="preserve">Use Case </w:delText>
        </w:r>
        <w:bookmarkStart w:id="67" w:name="_Toc25763193"/>
        <w:bookmarkStart w:id="68" w:name="_Toc25767585"/>
        <w:bookmarkStart w:id="69" w:name="_Toc26441525"/>
        <w:bookmarkStart w:id="70" w:name="_Toc26441700"/>
        <w:bookmarkStart w:id="71" w:name="_Toc26442571"/>
        <w:bookmarkStart w:id="72" w:name="_Toc26443753"/>
        <w:bookmarkStart w:id="73" w:name="_Toc26872103"/>
        <w:bookmarkStart w:id="74" w:name="_Toc26877815"/>
        <w:bookmarkEnd w:id="67"/>
        <w:bookmarkEnd w:id="68"/>
        <w:bookmarkEnd w:id="69"/>
        <w:bookmarkEnd w:id="70"/>
        <w:bookmarkEnd w:id="71"/>
        <w:bookmarkEnd w:id="72"/>
        <w:bookmarkEnd w:id="73"/>
        <w:bookmarkEnd w:id="74"/>
      </w:del>
    </w:p>
    <w:p w14:paraId="224AB3AB" w14:textId="77777777" w:rsidR="009B2F24" w:rsidRPr="00FD222E" w:rsidDel="00FD222E" w:rsidRDefault="009B2F24" w:rsidP="009B2F24">
      <w:pPr>
        <w:pStyle w:val="Heading3"/>
        <w:rPr>
          <w:del w:id="75" w:author="Joey Tatú" w:date="2019-11-27T14:43:00Z"/>
        </w:rPr>
      </w:pPr>
      <w:del w:id="76" w:author="Joey Tatú" w:date="2019-11-27T14:43:00Z">
        <w:r w:rsidRPr="00FD222E" w:rsidDel="00FD222E">
          <w:delText>Unique ID: createProfile</w:delText>
        </w:r>
        <w:bookmarkStart w:id="77" w:name="_Toc25763194"/>
        <w:bookmarkStart w:id="78" w:name="_Toc25767586"/>
        <w:bookmarkStart w:id="79" w:name="_Toc26441526"/>
        <w:bookmarkStart w:id="80" w:name="_Toc26441701"/>
        <w:bookmarkStart w:id="81" w:name="_Toc26442572"/>
        <w:bookmarkStart w:id="82" w:name="_Toc26443754"/>
        <w:bookmarkStart w:id="83" w:name="_Toc26872104"/>
        <w:bookmarkStart w:id="84" w:name="_Toc26877816"/>
        <w:bookmarkEnd w:id="77"/>
        <w:bookmarkEnd w:id="78"/>
        <w:bookmarkEnd w:id="79"/>
        <w:bookmarkEnd w:id="80"/>
        <w:bookmarkEnd w:id="81"/>
        <w:bookmarkEnd w:id="82"/>
        <w:bookmarkEnd w:id="83"/>
        <w:bookmarkEnd w:id="84"/>
      </w:del>
    </w:p>
    <w:p w14:paraId="26DB611E" w14:textId="77777777" w:rsidR="009B2F24" w:rsidRPr="00FD222E" w:rsidDel="00FD222E" w:rsidRDefault="009B2F24" w:rsidP="009B2F24">
      <w:pPr>
        <w:pStyle w:val="Heading3"/>
        <w:rPr>
          <w:del w:id="85" w:author="Joey Tatú" w:date="2019-11-27T14:43:00Z"/>
        </w:rPr>
      </w:pPr>
      <w:del w:id="86" w:author="Joey Tatú" w:date="2019-11-27T14:43:00Z">
        <w:r w:rsidRPr="00FD222E" w:rsidDel="00FD222E">
          <w:delText>Scope</w:delText>
        </w:r>
        <w:bookmarkStart w:id="87" w:name="_Toc25763195"/>
        <w:bookmarkStart w:id="88" w:name="_Toc25767587"/>
        <w:bookmarkStart w:id="89" w:name="_Toc26441527"/>
        <w:bookmarkStart w:id="90" w:name="_Toc26441702"/>
        <w:bookmarkStart w:id="91" w:name="_Toc26442573"/>
        <w:bookmarkStart w:id="92" w:name="_Toc26443755"/>
        <w:bookmarkStart w:id="93" w:name="_Toc26872105"/>
        <w:bookmarkStart w:id="94" w:name="_Toc26877817"/>
        <w:bookmarkEnd w:id="87"/>
        <w:bookmarkEnd w:id="88"/>
        <w:bookmarkEnd w:id="89"/>
        <w:bookmarkEnd w:id="90"/>
        <w:bookmarkEnd w:id="91"/>
        <w:bookmarkEnd w:id="92"/>
        <w:bookmarkEnd w:id="93"/>
        <w:bookmarkEnd w:id="94"/>
      </w:del>
    </w:p>
    <w:p w14:paraId="49298601" w14:textId="77777777" w:rsidR="009B2F24" w:rsidRPr="00FD222E" w:rsidDel="00FD222E" w:rsidRDefault="009B2F24" w:rsidP="009B2F24">
      <w:pPr>
        <w:pStyle w:val="Heading3"/>
        <w:rPr>
          <w:del w:id="95" w:author="Joey Tatú" w:date="2019-11-27T14:43:00Z"/>
        </w:rPr>
      </w:pPr>
      <w:del w:id="96" w:author="Joey Tatú" w:date="2019-11-27T14:43:00Z">
        <w:r w:rsidRPr="00FD222E" w:rsidDel="00FD222E">
          <w:delText>The scope of this use case is to show how the User interacts with the System when creating and editing their profile.</w:delText>
        </w:r>
        <w:bookmarkStart w:id="97" w:name="_Toc25763196"/>
        <w:bookmarkStart w:id="98" w:name="_Toc25767588"/>
        <w:bookmarkStart w:id="99" w:name="_Toc26441528"/>
        <w:bookmarkStart w:id="100" w:name="_Toc26441703"/>
        <w:bookmarkStart w:id="101" w:name="_Toc26442574"/>
        <w:bookmarkStart w:id="102" w:name="_Toc26443756"/>
        <w:bookmarkStart w:id="103" w:name="_Toc26872106"/>
        <w:bookmarkStart w:id="104" w:name="_Toc26877818"/>
        <w:bookmarkEnd w:id="97"/>
        <w:bookmarkEnd w:id="98"/>
        <w:bookmarkEnd w:id="99"/>
        <w:bookmarkEnd w:id="100"/>
        <w:bookmarkEnd w:id="101"/>
        <w:bookmarkEnd w:id="102"/>
        <w:bookmarkEnd w:id="103"/>
        <w:bookmarkEnd w:id="104"/>
      </w:del>
    </w:p>
    <w:p w14:paraId="5906A07D" w14:textId="77777777" w:rsidR="009B2F24" w:rsidRPr="00FD222E" w:rsidDel="00FD222E" w:rsidRDefault="009B2F24" w:rsidP="009B2F24">
      <w:pPr>
        <w:pStyle w:val="Heading3"/>
        <w:rPr>
          <w:del w:id="105" w:author="Joey Tatú" w:date="2019-11-27T14:43:00Z"/>
        </w:rPr>
      </w:pPr>
      <w:del w:id="106" w:author="Joey Tatú" w:date="2019-11-27T14:43:00Z">
        <w:r w:rsidRPr="00FD222E" w:rsidDel="00FD222E">
          <w:delText>Description</w:delText>
        </w:r>
        <w:bookmarkStart w:id="107" w:name="_Toc25763197"/>
        <w:bookmarkStart w:id="108" w:name="_Toc25767589"/>
        <w:bookmarkStart w:id="109" w:name="_Toc26441529"/>
        <w:bookmarkStart w:id="110" w:name="_Toc26441704"/>
        <w:bookmarkStart w:id="111" w:name="_Toc26442575"/>
        <w:bookmarkStart w:id="112" w:name="_Toc26443757"/>
        <w:bookmarkStart w:id="113" w:name="_Toc26872107"/>
        <w:bookmarkStart w:id="114" w:name="_Toc26877819"/>
        <w:bookmarkEnd w:id="107"/>
        <w:bookmarkEnd w:id="108"/>
        <w:bookmarkEnd w:id="109"/>
        <w:bookmarkEnd w:id="110"/>
        <w:bookmarkEnd w:id="111"/>
        <w:bookmarkEnd w:id="112"/>
        <w:bookmarkEnd w:id="113"/>
        <w:bookmarkEnd w:id="114"/>
      </w:del>
    </w:p>
    <w:p w14:paraId="6E47CA3A" w14:textId="77777777" w:rsidR="009B2F24" w:rsidRPr="00FD222E" w:rsidDel="00FD222E" w:rsidRDefault="009B2F24" w:rsidP="009B2F24">
      <w:pPr>
        <w:pStyle w:val="Heading3"/>
        <w:rPr>
          <w:del w:id="115" w:author="Joey Tatú" w:date="2019-11-27T14:43:00Z"/>
        </w:rPr>
      </w:pPr>
      <w:del w:id="116" w:author="Joey Tatú" w:date="2019-11-27T14:43:00Z">
        <w:r w:rsidRPr="00FD222E" w:rsidDel="00FD222E">
          <w:delText>This use case describes how the user creates a profile. Alternative flows consider different types of accounts as well as editing.</w:delText>
        </w:r>
        <w:bookmarkStart w:id="117" w:name="_Toc25763198"/>
        <w:bookmarkStart w:id="118" w:name="_Toc25767590"/>
        <w:bookmarkStart w:id="119" w:name="_Toc26441530"/>
        <w:bookmarkStart w:id="120" w:name="_Toc26441705"/>
        <w:bookmarkStart w:id="121" w:name="_Toc26442576"/>
        <w:bookmarkStart w:id="122" w:name="_Toc26443758"/>
        <w:bookmarkStart w:id="123" w:name="_Toc26872108"/>
        <w:bookmarkStart w:id="124" w:name="_Toc26877820"/>
        <w:bookmarkEnd w:id="117"/>
        <w:bookmarkEnd w:id="118"/>
        <w:bookmarkEnd w:id="119"/>
        <w:bookmarkEnd w:id="120"/>
        <w:bookmarkEnd w:id="121"/>
        <w:bookmarkEnd w:id="122"/>
        <w:bookmarkEnd w:id="123"/>
        <w:bookmarkEnd w:id="124"/>
      </w:del>
    </w:p>
    <w:p w14:paraId="532605B6" w14:textId="77777777" w:rsidR="009B2F24" w:rsidRPr="00FD222E" w:rsidDel="00FD222E" w:rsidRDefault="009B2F24" w:rsidP="009B2F24">
      <w:pPr>
        <w:pStyle w:val="Heading3"/>
        <w:rPr>
          <w:del w:id="125" w:author="Joey Tatú" w:date="2019-11-27T14:43:00Z"/>
        </w:rPr>
      </w:pPr>
      <w:del w:id="126" w:author="Joey Tatú" w:date="2019-11-27T14:43:00Z">
        <w:r w:rsidRPr="00FD222E" w:rsidDel="00FD222E">
          <w:delText>Use Case Diagram</w:delText>
        </w:r>
        <w:bookmarkStart w:id="127" w:name="_Toc25763199"/>
        <w:bookmarkStart w:id="128" w:name="_Toc25767591"/>
        <w:bookmarkStart w:id="129" w:name="_Toc26441531"/>
        <w:bookmarkStart w:id="130" w:name="_Toc26441706"/>
        <w:bookmarkStart w:id="131" w:name="_Toc26442577"/>
        <w:bookmarkStart w:id="132" w:name="_Toc26443759"/>
        <w:bookmarkStart w:id="133" w:name="_Toc26872109"/>
        <w:bookmarkStart w:id="134" w:name="_Toc26877821"/>
        <w:bookmarkEnd w:id="127"/>
        <w:bookmarkEnd w:id="128"/>
        <w:bookmarkEnd w:id="129"/>
        <w:bookmarkEnd w:id="130"/>
        <w:bookmarkEnd w:id="131"/>
        <w:bookmarkEnd w:id="132"/>
        <w:bookmarkEnd w:id="133"/>
        <w:bookmarkEnd w:id="134"/>
      </w:del>
    </w:p>
    <w:p w14:paraId="74B5EDA8" w14:textId="77777777" w:rsidR="009B2F24" w:rsidRPr="00FD222E" w:rsidDel="00FD222E" w:rsidRDefault="009B2F24" w:rsidP="009B2F24">
      <w:pPr>
        <w:pStyle w:val="Heading3"/>
        <w:rPr>
          <w:del w:id="135" w:author="Joey Tatú" w:date="2019-11-27T14:43:00Z"/>
        </w:rPr>
      </w:pPr>
      <w:commentRangeStart w:id="136"/>
      <w:commentRangeStart w:id="137"/>
      <w:del w:id="138" w:author="Joey Tatú" w:date="2019-11-27T14:43:00Z">
        <w:r w:rsidRPr="00123095" w:rsidDel="00FD222E">
          <w:rPr>
            <w:b w:val="0"/>
            <w:bCs w:val="0"/>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36"/>
        <w:r w:rsidRPr="00FD222E" w:rsidDel="00FD222E">
          <w:rPr>
            <w:rStyle w:val="CommentReference"/>
          </w:rPr>
          <w:commentReference w:id="136"/>
        </w:r>
        <w:commentRangeEnd w:id="137"/>
        <w:r w:rsidRPr="00FD222E" w:rsidDel="00FD222E">
          <w:rPr>
            <w:rStyle w:val="CommentReference"/>
          </w:rPr>
          <w:commentReference w:id="137"/>
        </w:r>
        <w:bookmarkStart w:id="139" w:name="_Toc25763200"/>
        <w:bookmarkStart w:id="140" w:name="_Toc25767592"/>
        <w:bookmarkStart w:id="141" w:name="_Toc26441532"/>
        <w:bookmarkStart w:id="142" w:name="_Toc26441707"/>
        <w:bookmarkStart w:id="143" w:name="_Toc26442578"/>
        <w:bookmarkStart w:id="144" w:name="_Toc26443760"/>
        <w:bookmarkStart w:id="145" w:name="_Toc26872110"/>
        <w:bookmarkStart w:id="146" w:name="_Toc26877822"/>
        <w:bookmarkEnd w:id="139"/>
        <w:bookmarkEnd w:id="140"/>
        <w:bookmarkEnd w:id="141"/>
        <w:bookmarkEnd w:id="142"/>
        <w:bookmarkEnd w:id="143"/>
        <w:bookmarkEnd w:id="144"/>
        <w:bookmarkEnd w:id="145"/>
        <w:bookmarkEnd w:id="146"/>
      </w:del>
    </w:p>
    <w:p w14:paraId="026B3E5F" w14:textId="77777777" w:rsidR="009B2F24" w:rsidRPr="00FD222E" w:rsidDel="00FD222E" w:rsidRDefault="009B2F24" w:rsidP="009B2F24">
      <w:pPr>
        <w:pStyle w:val="Heading3"/>
        <w:rPr>
          <w:del w:id="147" w:author="Joey Tatú" w:date="2019-11-27T14:43:00Z"/>
        </w:rPr>
      </w:pPr>
      <w:del w:id="148" w:author="Joey Tatú" w:date="2019-11-27T14:43:00Z">
        <w:r w:rsidRPr="00FD222E" w:rsidDel="00FD222E">
          <w:delText>Flow Description</w:delText>
        </w:r>
        <w:bookmarkStart w:id="149" w:name="_Toc25763201"/>
        <w:bookmarkStart w:id="150" w:name="_Toc25767593"/>
        <w:bookmarkStart w:id="151" w:name="_Toc26441533"/>
        <w:bookmarkStart w:id="152" w:name="_Toc26441708"/>
        <w:bookmarkStart w:id="153" w:name="_Toc26442579"/>
        <w:bookmarkStart w:id="154" w:name="_Toc26443761"/>
        <w:bookmarkStart w:id="155" w:name="_Toc26872111"/>
        <w:bookmarkStart w:id="156" w:name="_Toc26877823"/>
        <w:bookmarkEnd w:id="149"/>
        <w:bookmarkEnd w:id="150"/>
        <w:bookmarkEnd w:id="151"/>
        <w:bookmarkEnd w:id="152"/>
        <w:bookmarkEnd w:id="153"/>
        <w:bookmarkEnd w:id="154"/>
        <w:bookmarkEnd w:id="155"/>
        <w:bookmarkEnd w:id="156"/>
      </w:del>
    </w:p>
    <w:p w14:paraId="67446B32" w14:textId="77777777" w:rsidR="009B2F24" w:rsidRPr="00FD222E" w:rsidDel="00FD222E" w:rsidRDefault="009B2F24" w:rsidP="009B2F24">
      <w:pPr>
        <w:pStyle w:val="Heading3"/>
        <w:rPr>
          <w:del w:id="157" w:author="Joey Tatú" w:date="2019-11-27T14:43:00Z"/>
        </w:rPr>
      </w:pPr>
      <w:del w:id="158" w:author="Joey Tatú" w:date="2019-11-27T14:43:00Z">
        <w:r w:rsidRPr="00FD222E" w:rsidDel="00FD222E">
          <w:delText>Precondition</w:delText>
        </w:r>
        <w:bookmarkStart w:id="159" w:name="_Toc25763202"/>
        <w:bookmarkStart w:id="160" w:name="_Toc25767594"/>
        <w:bookmarkStart w:id="161" w:name="_Toc26441534"/>
        <w:bookmarkStart w:id="162" w:name="_Toc26441709"/>
        <w:bookmarkStart w:id="163" w:name="_Toc26442580"/>
        <w:bookmarkStart w:id="164" w:name="_Toc26443762"/>
        <w:bookmarkStart w:id="165" w:name="_Toc26872112"/>
        <w:bookmarkStart w:id="166" w:name="_Toc26877824"/>
        <w:bookmarkEnd w:id="159"/>
        <w:bookmarkEnd w:id="160"/>
        <w:bookmarkEnd w:id="161"/>
        <w:bookmarkEnd w:id="162"/>
        <w:bookmarkEnd w:id="163"/>
        <w:bookmarkEnd w:id="164"/>
        <w:bookmarkEnd w:id="165"/>
        <w:bookmarkEnd w:id="166"/>
      </w:del>
    </w:p>
    <w:p w14:paraId="46D14F35" w14:textId="77777777" w:rsidR="009B2F24" w:rsidRPr="00FD222E" w:rsidDel="00FD222E" w:rsidRDefault="009B2F24" w:rsidP="009B2F24">
      <w:pPr>
        <w:pStyle w:val="Heading3"/>
        <w:rPr>
          <w:del w:id="167" w:author="Joey Tatú" w:date="2019-11-27T14:43:00Z"/>
        </w:rPr>
      </w:pPr>
      <w:del w:id="168" w:author="Joey Tatú" w:date="2019-11-27T14:43:00Z">
        <w:r w:rsidRPr="00FD222E" w:rsidDel="00FD222E">
          <w:delText xml:space="preserve">The system is active and is in a wait state for a user. </w:delText>
        </w:r>
        <w:bookmarkStart w:id="169" w:name="_Toc25763203"/>
        <w:bookmarkStart w:id="170" w:name="_Toc25767595"/>
        <w:bookmarkStart w:id="171" w:name="_Toc26441535"/>
        <w:bookmarkStart w:id="172" w:name="_Toc26441710"/>
        <w:bookmarkStart w:id="173" w:name="_Toc26442581"/>
        <w:bookmarkStart w:id="174" w:name="_Toc26443763"/>
        <w:bookmarkStart w:id="175" w:name="_Toc26872113"/>
        <w:bookmarkStart w:id="176" w:name="_Toc26877825"/>
        <w:bookmarkEnd w:id="169"/>
        <w:bookmarkEnd w:id="170"/>
        <w:bookmarkEnd w:id="171"/>
        <w:bookmarkEnd w:id="172"/>
        <w:bookmarkEnd w:id="173"/>
        <w:bookmarkEnd w:id="174"/>
        <w:bookmarkEnd w:id="175"/>
        <w:bookmarkEnd w:id="176"/>
      </w:del>
    </w:p>
    <w:p w14:paraId="66D88044" w14:textId="77777777" w:rsidR="009B2F24" w:rsidRPr="00FD222E" w:rsidDel="00FD222E" w:rsidRDefault="009B2F24" w:rsidP="009B2F24">
      <w:pPr>
        <w:pStyle w:val="Heading3"/>
        <w:rPr>
          <w:del w:id="177" w:author="Joey Tatú" w:date="2019-11-27T14:43:00Z"/>
        </w:rPr>
      </w:pPr>
      <w:del w:id="178" w:author="Joey Tatú" w:date="2019-11-27T14:43:00Z">
        <w:r w:rsidRPr="00FD222E" w:rsidDel="00FD222E">
          <w:delText>It is assumed the user has previously created an account</w:delText>
        </w:r>
        <w:bookmarkStart w:id="179" w:name="_Toc25763204"/>
        <w:bookmarkStart w:id="180" w:name="_Toc25767596"/>
        <w:bookmarkStart w:id="181" w:name="_Toc26441536"/>
        <w:bookmarkStart w:id="182" w:name="_Toc26441711"/>
        <w:bookmarkStart w:id="183" w:name="_Toc26442582"/>
        <w:bookmarkStart w:id="184" w:name="_Toc26443764"/>
        <w:bookmarkStart w:id="185" w:name="_Toc26872114"/>
        <w:bookmarkStart w:id="186" w:name="_Toc26877826"/>
        <w:bookmarkEnd w:id="179"/>
        <w:bookmarkEnd w:id="180"/>
        <w:bookmarkEnd w:id="181"/>
        <w:bookmarkEnd w:id="182"/>
        <w:bookmarkEnd w:id="183"/>
        <w:bookmarkEnd w:id="184"/>
        <w:bookmarkEnd w:id="185"/>
        <w:bookmarkEnd w:id="186"/>
      </w:del>
    </w:p>
    <w:p w14:paraId="1ABD8CA5" w14:textId="77777777" w:rsidR="009B2F24" w:rsidRPr="00FD222E" w:rsidDel="00FD222E" w:rsidRDefault="009B2F24" w:rsidP="009B2F24">
      <w:pPr>
        <w:pStyle w:val="Heading3"/>
        <w:rPr>
          <w:del w:id="187" w:author="Joey Tatú" w:date="2019-11-27T14:43:00Z"/>
        </w:rPr>
      </w:pPr>
      <w:del w:id="188" w:author="Joey Tatú" w:date="2019-11-27T14:43:00Z">
        <w:r w:rsidRPr="00FD222E" w:rsidDel="00FD222E">
          <w:delText>The user is currently not logged into the system.</w:delText>
        </w:r>
        <w:bookmarkStart w:id="189" w:name="_Toc25763205"/>
        <w:bookmarkStart w:id="190" w:name="_Toc25767597"/>
        <w:bookmarkStart w:id="191" w:name="_Toc26441537"/>
        <w:bookmarkStart w:id="192" w:name="_Toc26441712"/>
        <w:bookmarkStart w:id="193" w:name="_Toc26442583"/>
        <w:bookmarkStart w:id="194" w:name="_Toc26443765"/>
        <w:bookmarkStart w:id="195" w:name="_Toc26872115"/>
        <w:bookmarkStart w:id="196" w:name="_Toc26877827"/>
        <w:bookmarkEnd w:id="189"/>
        <w:bookmarkEnd w:id="190"/>
        <w:bookmarkEnd w:id="191"/>
        <w:bookmarkEnd w:id="192"/>
        <w:bookmarkEnd w:id="193"/>
        <w:bookmarkEnd w:id="194"/>
        <w:bookmarkEnd w:id="195"/>
        <w:bookmarkEnd w:id="196"/>
      </w:del>
    </w:p>
    <w:p w14:paraId="74C9448B" w14:textId="77777777" w:rsidR="009B2F24" w:rsidRPr="00FD222E" w:rsidDel="00FD222E" w:rsidRDefault="009B2F24" w:rsidP="009B2F24">
      <w:pPr>
        <w:pStyle w:val="Heading3"/>
        <w:rPr>
          <w:del w:id="197" w:author="Joey Tatú" w:date="2019-11-27T14:43:00Z"/>
        </w:rPr>
      </w:pPr>
      <w:del w:id="198" w:author="Joey Tatú" w:date="2019-11-27T14:43:00Z">
        <w:r w:rsidRPr="00FD222E" w:rsidDel="00FD222E">
          <w:delText>Activation</w:delText>
        </w:r>
        <w:bookmarkStart w:id="199" w:name="_Toc25763206"/>
        <w:bookmarkStart w:id="200" w:name="_Toc25767598"/>
        <w:bookmarkStart w:id="201" w:name="_Toc26441538"/>
        <w:bookmarkStart w:id="202" w:name="_Toc26441713"/>
        <w:bookmarkStart w:id="203" w:name="_Toc26442584"/>
        <w:bookmarkStart w:id="204" w:name="_Toc26443766"/>
        <w:bookmarkStart w:id="205" w:name="_Toc26872116"/>
        <w:bookmarkStart w:id="206" w:name="_Toc26877828"/>
        <w:bookmarkEnd w:id="199"/>
        <w:bookmarkEnd w:id="200"/>
        <w:bookmarkEnd w:id="201"/>
        <w:bookmarkEnd w:id="202"/>
        <w:bookmarkEnd w:id="203"/>
        <w:bookmarkEnd w:id="204"/>
        <w:bookmarkEnd w:id="205"/>
        <w:bookmarkEnd w:id="206"/>
      </w:del>
    </w:p>
    <w:p w14:paraId="685787F2" w14:textId="77777777" w:rsidR="009B2F24" w:rsidRPr="00FD222E" w:rsidDel="00FD222E" w:rsidRDefault="009B2F24" w:rsidP="009B2F24">
      <w:pPr>
        <w:pStyle w:val="Heading3"/>
        <w:rPr>
          <w:del w:id="207" w:author="Joey Tatú" w:date="2019-11-27T14:43:00Z"/>
        </w:rPr>
      </w:pPr>
      <w:del w:id="208" w:author="Joey Tatú" w:date="2019-11-27T14:43:00Z">
        <w:r w:rsidRPr="00FD222E" w:rsidDel="00FD222E">
          <w:delText>The use case starts when a user logging into the system.</w:delText>
        </w:r>
        <w:bookmarkStart w:id="209" w:name="_Toc25763207"/>
        <w:bookmarkStart w:id="210" w:name="_Toc25767599"/>
        <w:bookmarkStart w:id="211" w:name="_Toc26441539"/>
        <w:bookmarkStart w:id="212" w:name="_Toc26441714"/>
        <w:bookmarkStart w:id="213" w:name="_Toc26442585"/>
        <w:bookmarkStart w:id="214" w:name="_Toc26443767"/>
        <w:bookmarkStart w:id="215" w:name="_Toc26872117"/>
        <w:bookmarkStart w:id="216" w:name="_Toc26877829"/>
        <w:bookmarkEnd w:id="209"/>
        <w:bookmarkEnd w:id="210"/>
        <w:bookmarkEnd w:id="211"/>
        <w:bookmarkEnd w:id="212"/>
        <w:bookmarkEnd w:id="213"/>
        <w:bookmarkEnd w:id="214"/>
        <w:bookmarkEnd w:id="215"/>
        <w:bookmarkEnd w:id="216"/>
      </w:del>
    </w:p>
    <w:p w14:paraId="01074E12" w14:textId="77777777" w:rsidR="009B2F24" w:rsidRPr="00FD222E" w:rsidDel="00FD222E" w:rsidRDefault="009B2F24" w:rsidP="009B2F24">
      <w:pPr>
        <w:pStyle w:val="Heading3"/>
        <w:rPr>
          <w:del w:id="217" w:author="Joey Tatú" w:date="2019-11-27T14:43:00Z"/>
        </w:rPr>
      </w:pPr>
      <w:del w:id="218" w:author="Joey Tatú" w:date="2019-11-27T14:43:00Z">
        <w:r w:rsidRPr="00FD222E" w:rsidDel="00FD222E">
          <w:delText>Main flow</w:delText>
        </w:r>
        <w:bookmarkStart w:id="219" w:name="_Toc25763208"/>
        <w:bookmarkStart w:id="220" w:name="_Toc25767600"/>
        <w:bookmarkStart w:id="221" w:name="_Toc26441540"/>
        <w:bookmarkStart w:id="222" w:name="_Toc26441715"/>
        <w:bookmarkStart w:id="223" w:name="_Toc26442586"/>
        <w:bookmarkStart w:id="224" w:name="_Toc26443768"/>
        <w:bookmarkStart w:id="225" w:name="_Toc26872118"/>
        <w:bookmarkStart w:id="226" w:name="_Toc26877830"/>
        <w:bookmarkEnd w:id="219"/>
        <w:bookmarkEnd w:id="220"/>
        <w:bookmarkEnd w:id="221"/>
        <w:bookmarkEnd w:id="222"/>
        <w:bookmarkEnd w:id="223"/>
        <w:bookmarkEnd w:id="224"/>
        <w:bookmarkEnd w:id="225"/>
        <w:bookmarkEnd w:id="226"/>
      </w:del>
    </w:p>
    <w:p w14:paraId="104AC562" w14:textId="77777777" w:rsidR="009B2F24" w:rsidRPr="00FD222E" w:rsidDel="00FD222E" w:rsidRDefault="009B2F24" w:rsidP="009B2F24">
      <w:pPr>
        <w:pStyle w:val="Heading3"/>
        <w:rPr>
          <w:del w:id="227" w:author="Joey Tatú" w:date="2019-11-27T14:43:00Z"/>
        </w:rPr>
      </w:pPr>
      <w:del w:id="228" w:author="Joey Tatú" w:date="2019-11-27T14:43:00Z">
        <w:r w:rsidRPr="00FD222E" w:rsidDel="00FD222E">
          <w:delText>The System displays login screen.</w:delText>
        </w:r>
        <w:bookmarkStart w:id="229" w:name="_Toc25763209"/>
        <w:bookmarkStart w:id="230" w:name="_Toc25767601"/>
        <w:bookmarkStart w:id="231" w:name="_Toc26441541"/>
        <w:bookmarkStart w:id="232" w:name="_Toc26441716"/>
        <w:bookmarkStart w:id="233" w:name="_Toc26442587"/>
        <w:bookmarkStart w:id="234" w:name="_Toc26443769"/>
        <w:bookmarkStart w:id="235" w:name="_Toc26872119"/>
        <w:bookmarkStart w:id="236" w:name="_Toc26877831"/>
        <w:bookmarkEnd w:id="229"/>
        <w:bookmarkEnd w:id="230"/>
        <w:bookmarkEnd w:id="231"/>
        <w:bookmarkEnd w:id="232"/>
        <w:bookmarkEnd w:id="233"/>
        <w:bookmarkEnd w:id="234"/>
        <w:bookmarkEnd w:id="235"/>
        <w:bookmarkEnd w:id="236"/>
      </w:del>
    </w:p>
    <w:p w14:paraId="1F8306F6" w14:textId="77777777" w:rsidR="009B2F24" w:rsidRPr="00FD222E" w:rsidDel="00FD222E" w:rsidRDefault="009B2F24" w:rsidP="009B2F24">
      <w:pPr>
        <w:pStyle w:val="Heading3"/>
        <w:rPr>
          <w:del w:id="237" w:author="Joey Tatú" w:date="2019-11-27T14:43:00Z"/>
        </w:rPr>
      </w:pPr>
      <w:del w:id="238" w:author="Joey Tatú" w:date="2019-11-27T14:43:00Z">
        <w:r w:rsidRPr="00FD222E" w:rsidDel="00FD222E">
          <w:delText>The User inputs their email address and password, and selects Login &lt;See A1, E1, E2 &gt;</w:delText>
        </w:r>
        <w:bookmarkStart w:id="239" w:name="_Toc25763210"/>
        <w:bookmarkStart w:id="240" w:name="_Toc25767602"/>
        <w:bookmarkStart w:id="241" w:name="_Toc26441542"/>
        <w:bookmarkStart w:id="242" w:name="_Toc26441717"/>
        <w:bookmarkStart w:id="243" w:name="_Toc26442588"/>
        <w:bookmarkStart w:id="244" w:name="_Toc26443770"/>
        <w:bookmarkStart w:id="245" w:name="_Toc26872120"/>
        <w:bookmarkStart w:id="246" w:name="_Toc26877832"/>
        <w:bookmarkEnd w:id="239"/>
        <w:bookmarkEnd w:id="240"/>
        <w:bookmarkEnd w:id="241"/>
        <w:bookmarkEnd w:id="242"/>
        <w:bookmarkEnd w:id="243"/>
        <w:bookmarkEnd w:id="244"/>
        <w:bookmarkEnd w:id="245"/>
        <w:bookmarkEnd w:id="246"/>
      </w:del>
    </w:p>
    <w:p w14:paraId="00AEDFDA" w14:textId="77777777" w:rsidR="009B2F24" w:rsidRPr="00FD222E" w:rsidDel="00FD222E" w:rsidRDefault="009B2F24" w:rsidP="009B2F24">
      <w:pPr>
        <w:pStyle w:val="Heading3"/>
        <w:rPr>
          <w:del w:id="247" w:author="Joey Tatú" w:date="2019-11-27T14:43:00Z"/>
        </w:rPr>
      </w:pPr>
      <w:del w:id="248" w:author="Joey Tatú" w:date="2019-11-27T14:43:00Z">
        <w:r w:rsidRPr="00FD222E" w:rsidDel="00FD222E">
          <w:delText>The System encrypts the User’s inputs with AES.</w:delText>
        </w:r>
        <w:bookmarkStart w:id="249" w:name="_Toc25763211"/>
        <w:bookmarkStart w:id="250" w:name="_Toc25767603"/>
        <w:bookmarkStart w:id="251" w:name="_Toc26441543"/>
        <w:bookmarkStart w:id="252" w:name="_Toc26441718"/>
        <w:bookmarkStart w:id="253" w:name="_Toc26442589"/>
        <w:bookmarkStart w:id="254" w:name="_Toc26443771"/>
        <w:bookmarkStart w:id="255" w:name="_Toc26872121"/>
        <w:bookmarkStart w:id="256" w:name="_Toc26877833"/>
        <w:bookmarkEnd w:id="249"/>
        <w:bookmarkEnd w:id="250"/>
        <w:bookmarkEnd w:id="251"/>
        <w:bookmarkEnd w:id="252"/>
        <w:bookmarkEnd w:id="253"/>
        <w:bookmarkEnd w:id="254"/>
        <w:bookmarkEnd w:id="255"/>
        <w:bookmarkEnd w:id="256"/>
      </w:del>
    </w:p>
    <w:p w14:paraId="4FCE6D2C" w14:textId="77777777" w:rsidR="009B2F24" w:rsidRPr="00FD222E" w:rsidDel="00FD222E" w:rsidRDefault="009B2F24" w:rsidP="009B2F24">
      <w:pPr>
        <w:pStyle w:val="Heading3"/>
        <w:rPr>
          <w:del w:id="257" w:author="Joey Tatú" w:date="2019-11-27T14:43:00Z"/>
        </w:rPr>
      </w:pPr>
      <w:del w:id="258" w:author="Joey Tatú" w:date="2019-11-27T14:43:00Z">
        <w:r w:rsidRPr="00FD222E" w:rsidDel="00FD222E">
          <w:delText xml:space="preserve">The System creates a connection to </w:delText>
        </w:r>
      </w:del>
      <w:commentRangeStart w:id="259"/>
      <w:del w:id="260" w:author="Joey Tatú" w:date="2019-11-27T14:21:00Z">
        <w:r w:rsidRPr="00FD222E" w:rsidDel="0060759B">
          <w:delText>MySQL</w:delText>
        </w:r>
      </w:del>
      <w:del w:id="261" w:author="Joey Tatú" w:date="2019-11-27T14:43:00Z">
        <w:r w:rsidRPr="00FD222E" w:rsidDel="00FD222E">
          <w:delText xml:space="preserve"> database</w:delText>
        </w:r>
        <w:commentRangeEnd w:id="259"/>
        <w:r w:rsidRPr="00FD222E" w:rsidDel="00FD222E">
          <w:rPr>
            <w:rStyle w:val="CommentReference"/>
          </w:rPr>
          <w:commentReference w:id="259"/>
        </w:r>
        <w:r w:rsidRPr="00FD222E" w:rsidDel="00FD222E">
          <w:delText>.</w:delText>
        </w:r>
        <w:bookmarkStart w:id="262" w:name="_Toc25763212"/>
        <w:bookmarkStart w:id="263" w:name="_Toc25767604"/>
        <w:bookmarkStart w:id="264" w:name="_Toc26441544"/>
        <w:bookmarkStart w:id="265" w:name="_Toc26441719"/>
        <w:bookmarkStart w:id="266" w:name="_Toc26442590"/>
        <w:bookmarkStart w:id="267" w:name="_Toc26443772"/>
        <w:bookmarkStart w:id="268" w:name="_Toc26872122"/>
        <w:bookmarkStart w:id="269" w:name="_Toc26877834"/>
        <w:bookmarkEnd w:id="262"/>
        <w:bookmarkEnd w:id="263"/>
        <w:bookmarkEnd w:id="264"/>
        <w:bookmarkEnd w:id="265"/>
        <w:bookmarkEnd w:id="266"/>
        <w:bookmarkEnd w:id="267"/>
        <w:bookmarkEnd w:id="268"/>
        <w:bookmarkEnd w:id="269"/>
      </w:del>
    </w:p>
    <w:p w14:paraId="3D3F114E" w14:textId="77777777" w:rsidR="009B2F24" w:rsidRPr="00FD222E" w:rsidDel="00FD222E" w:rsidRDefault="009B2F24" w:rsidP="009B2F24">
      <w:pPr>
        <w:pStyle w:val="Heading3"/>
        <w:rPr>
          <w:del w:id="270" w:author="Joey Tatú" w:date="2019-11-27T14:43:00Z"/>
        </w:rPr>
      </w:pPr>
      <w:del w:id="271" w:author="Joey Tatú" w:date="2019-11-27T14:43:00Z">
        <w:r w:rsidRPr="00FD222E" w:rsidDel="00FD222E">
          <w:delText xml:space="preserve">The System verifies that the email and encrypted passwords match. </w:delText>
        </w:r>
        <w:bookmarkStart w:id="272" w:name="_Toc25763213"/>
        <w:bookmarkStart w:id="273" w:name="_Toc25767605"/>
        <w:bookmarkStart w:id="274" w:name="_Toc26441545"/>
        <w:bookmarkStart w:id="275" w:name="_Toc26441720"/>
        <w:bookmarkStart w:id="276" w:name="_Toc26442591"/>
        <w:bookmarkStart w:id="277" w:name="_Toc26443773"/>
        <w:bookmarkStart w:id="278" w:name="_Toc26872123"/>
        <w:bookmarkStart w:id="279" w:name="_Toc26877835"/>
        <w:bookmarkEnd w:id="272"/>
        <w:bookmarkEnd w:id="273"/>
        <w:bookmarkEnd w:id="274"/>
        <w:bookmarkEnd w:id="275"/>
        <w:bookmarkEnd w:id="276"/>
        <w:bookmarkEnd w:id="277"/>
        <w:bookmarkEnd w:id="278"/>
        <w:bookmarkEnd w:id="279"/>
      </w:del>
    </w:p>
    <w:p w14:paraId="3787C2A4" w14:textId="77777777" w:rsidR="009B2F24" w:rsidRPr="00FD222E" w:rsidDel="00FD222E" w:rsidRDefault="009B2F24" w:rsidP="009B2F24">
      <w:pPr>
        <w:pStyle w:val="Heading3"/>
        <w:rPr>
          <w:del w:id="280" w:author="Joey Tatú" w:date="2019-11-27T14:43:00Z"/>
        </w:rPr>
      </w:pPr>
      <w:del w:id="281" w:author="Joey Tatú" w:date="2019-11-27T14:43:00Z">
        <w:r w:rsidRPr="00FD222E" w:rsidDel="00FD222E">
          <w:delText xml:space="preserve">The System creates a </w:delText>
        </w:r>
        <w:commentRangeStart w:id="282"/>
        <w:r w:rsidRPr="00FD222E" w:rsidDel="00FD222E">
          <w:delText>session key and puts it into the cookies</w:delText>
        </w:r>
        <w:commentRangeEnd w:id="282"/>
        <w:r w:rsidRPr="00FD222E" w:rsidDel="00FD222E">
          <w:rPr>
            <w:rStyle w:val="CommentReference"/>
          </w:rPr>
          <w:commentReference w:id="282"/>
        </w:r>
        <w:r w:rsidRPr="00FD222E" w:rsidDel="00FD222E">
          <w:delText>.</w:delText>
        </w:r>
        <w:bookmarkStart w:id="283" w:name="_Toc25763214"/>
        <w:bookmarkStart w:id="284" w:name="_Toc25767606"/>
        <w:bookmarkStart w:id="285" w:name="_Toc26441546"/>
        <w:bookmarkStart w:id="286" w:name="_Toc26441721"/>
        <w:bookmarkStart w:id="287" w:name="_Toc26442592"/>
        <w:bookmarkStart w:id="288" w:name="_Toc26443774"/>
        <w:bookmarkStart w:id="289" w:name="_Toc26872124"/>
        <w:bookmarkStart w:id="290" w:name="_Toc26877836"/>
        <w:bookmarkEnd w:id="283"/>
        <w:bookmarkEnd w:id="284"/>
        <w:bookmarkEnd w:id="285"/>
        <w:bookmarkEnd w:id="286"/>
        <w:bookmarkEnd w:id="287"/>
        <w:bookmarkEnd w:id="288"/>
        <w:bookmarkEnd w:id="289"/>
        <w:bookmarkEnd w:id="290"/>
      </w:del>
    </w:p>
    <w:p w14:paraId="6E42D73B" w14:textId="77777777" w:rsidR="009B2F24" w:rsidRPr="00FD222E" w:rsidDel="00FD222E" w:rsidRDefault="009B2F24" w:rsidP="009B2F24">
      <w:pPr>
        <w:pStyle w:val="Heading3"/>
        <w:rPr>
          <w:del w:id="291" w:author="Joey Tatú" w:date="2019-11-27T14:43:00Z"/>
        </w:rPr>
      </w:pPr>
      <w:del w:id="292" w:author="Joey Tatú" w:date="2019-11-27T14:43:00Z">
        <w:r w:rsidRPr="00FD222E" w:rsidDel="00FD222E">
          <w:delText>The System displays the main home page.</w:delText>
        </w:r>
        <w:bookmarkStart w:id="293" w:name="_Toc25763215"/>
        <w:bookmarkStart w:id="294" w:name="_Toc25767607"/>
        <w:bookmarkStart w:id="295" w:name="_Toc26441547"/>
        <w:bookmarkStart w:id="296" w:name="_Toc26441722"/>
        <w:bookmarkStart w:id="297" w:name="_Toc26442593"/>
        <w:bookmarkStart w:id="298" w:name="_Toc26443775"/>
        <w:bookmarkStart w:id="299" w:name="_Toc26872125"/>
        <w:bookmarkStart w:id="300" w:name="_Toc26877837"/>
        <w:bookmarkEnd w:id="293"/>
        <w:bookmarkEnd w:id="294"/>
        <w:bookmarkEnd w:id="295"/>
        <w:bookmarkEnd w:id="296"/>
        <w:bookmarkEnd w:id="297"/>
        <w:bookmarkEnd w:id="298"/>
        <w:bookmarkEnd w:id="299"/>
        <w:bookmarkEnd w:id="300"/>
      </w:del>
    </w:p>
    <w:p w14:paraId="1547E17B" w14:textId="77777777" w:rsidR="009B2F24" w:rsidRPr="00FD222E" w:rsidDel="00FD222E" w:rsidRDefault="009B2F24" w:rsidP="009B2F24">
      <w:pPr>
        <w:pStyle w:val="Heading3"/>
        <w:rPr>
          <w:del w:id="301" w:author="Joey Tatú" w:date="2019-11-27T14:43:00Z"/>
        </w:rPr>
      </w:pPr>
      <w:del w:id="302" w:author="Joey Tatú" w:date="2019-11-27T14:43:00Z">
        <w:r w:rsidRPr="00FD222E" w:rsidDel="00FD222E">
          <w:delText>The User taps on Create Profile. &lt;See A1&gt;</w:delText>
        </w:r>
        <w:bookmarkStart w:id="303" w:name="_Toc25763216"/>
        <w:bookmarkStart w:id="304" w:name="_Toc25767608"/>
        <w:bookmarkStart w:id="305" w:name="_Toc26441548"/>
        <w:bookmarkStart w:id="306" w:name="_Toc26441723"/>
        <w:bookmarkStart w:id="307" w:name="_Toc26442594"/>
        <w:bookmarkStart w:id="308" w:name="_Toc26443776"/>
        <w:bookmarkStart w:id="309" w:name="_Toc26872126"/>
        <w:bookmarkStart w:id="310" w:name="_Toc26877838"/>
        <w:bookmarkEnd w:id="303"/>
        <w:bookmarkEnd w:id="304"/>
        <w:bookmarkEnd w:id="305"/>
        <w:bookmarkEnd w:id="306"/>
        <w:bookmarkEnd w:id="307"/>
        <w:bookmarkEnd w:id="308"/>
        <w:bookmarkEnd w:id="309"/>
        <w:bookmarkEnd w:id="310"/>
      </w:del>
    </w:p>
    <w:p w14:paraId="01A1E6A8" w14:textId="77777777" w:rsidR="009B2F24" w:rsidRPr="00FD222E" w:rsidDel="00FD222E" w:rsidRDefault="009B2F24" w:rsidP="009B2F24">
      <w:pPr>
        <w:pStyle w:val="Heading3"/>
        <w:rPr>
          <w:del w:id="311" w:author="Joey Tatú" w:date="2019-11-27T14:43:00Z"/>
        </w:rPr>
      </w:pPr>
      <w:del w:id="312" w:author="Joey Tatú" w:date="2019-11-27T14:43:00Z">
        <w:r w:rsidRPr="00FD222E" w:rsidDel="00FD222E">
          <w:delText>The User uploads a photo.</w:delText>
        </w:r>
        <w:bookmarkStart w:id="313" w:name="_Toc25763217"/>
        <w:bookmarkStart w:id="314" w:name="_Toc25767609"/>
        <w:bookmarkStart w:id="315" w:name="_Toc26441549"/>
        <w:bookmarkStart w:id="316" w:name="_Toc26441724"/>
        <w:bookmarkStart w:id="317" w:name="_Toc26442595"/>
        <w:bookmarkStart w:id="318" w:name="_Toc26443777"/>
        <w:bookmarkStart w:id="319" w:name="_Toc26872127"/>
        <w:bookmarkStart w:id="320" w:name="_Toc26877839"/>
        <w:bookmarkEnd w:id="313"/>
        <w:bookmarkEnd w:id="314"/>
        <w:bookmarkEnd w:id="315"/>
        <w:bookmarkEnd w:id="316"/>
        <w:bookmarkEnd w:id="317"/>
        <w:bookmarkEnd w:id="318"/>
        <w:bookmarkEnd w:id="319"/>
        <w:bookmarkEnd w:id="320"/>
      </w:del>
    </w:p>
    <w:p w14:paraId="3B1A6CA2" w14:textId="77777777" w:rsidR="009B2F24" w:rsidRPr="00FD222E" w:rsidDel="00FD222E" w:rsidRDefault="009B2F24" w:rsidP="009B2F24">
      <w:pPr>
        <w:pStyle w:val="Heading3"/>
        <w:rPr>
          <w:del w:id="321" w:author="Joey Tatú" w:date="2019-11-27T14:43:00Z"/>
        </w:rPr>
      </w:pPr>
      <w:del w:id="322" w:author="Joey Tatú" w:date="2019-11-27T14:43:00Z">
        <w:r w:rsidRPr="00FD222E" w:rsidDel="00FD222E">
          <w:delText>The System stores the photo in the Database</w:delText>
        </w:r>
        <w:bookmarkStart w:id="323" w:name="_Toc25763218"/>
        <w:bookmarkStart w:id="324" w:name="_Toc25767610"/>
        <w:bookmarkStart w:id="325" w:name="_Toc26441550"/>
        <w:bookmarkStart w:id="326" w:name="_Toc26441725"/>
        <w:bookmarkStart w:id="327" w:name="_Toc26442596"/>
        <w:bookmarkStart w:id="328" w:name="_Toc26443778"/>
        <w:bookmarkStart w:id="329" w:name="_Toc26872128"/>
        <w:bookmarkStart w:id="330" w:name="_Toc26877840"/>
        <w:bookmarkEnd w:id="323"/>
        <w:bookmarkEnd w:id="324"/>
        <w:bookmarkEnd w:id="325"/>
        <w:bookmarkEnd w:id="326"/>
        <w:bookmarkEnd w:id="327"/>
        <w:bookmarkEnd w:id="328"/>
        <w:bookmarkEnd w:id="329"/>
        <w:bookmarkEnd w:id="330"/>
      </w:del>
    </w:p>
    <w:p w14:paraId="7FC66621" w14:textId="77777777" w:rsidR="009B2F24" w:rsidRPr="00FD222E" w:rsidDel="00FD222E" w:rsidRDefault="009B2F24" w:rsidP="009B2F24">
      <w:pPr>
        <w:pStyle w:val="Heading3"/>
        <w:rPr>
          <w:del w:id="331" w:author="Joey Tatú" w:date="2019-11-27T14:43:00Z"/>
        </w:rPr>
      </w:pPr>
      <w:del w:id="332" w:author="Joey Tatú" w:date="2019-11-27T14:43:00Z">
        <w:r w:rsidRPr="00FD222E" w:rsidDel="00FD222E">
          <w:delText>The User edits their details as required</w:delText>
        </w:r>
        <w:bookmarkStart w:id="333" w:name="_Toc25763219"/>
        <w:bookmarkStart w:id="334" w:name="_Toc25767611"/>
        <w:bookmarkStart w:id="335" w:name="_Toc26441551"/>
        <w:bookmarkStart w:id="336" w:name="_Toc26441726"/>
        <w:bookmarkStart w:id="337" w:name="_Toc26442597"/>
        <w:bookmarkStart w:id="338" w:name="_Toc26443779"/>
        <w:bookmarkStart w:id="339" w:name="_Toc26872129"/>
        <w:bookmarkStart w:id="340" w:name="_Toc26877841"/>
        <w:bookmarkEnd w:id="333"/>
        <w:bookmarkEnd w:id="334"/>
        <w:bookmarkEnd w:id="335"/>
        <w:bookmarkEnd w:id="336"/>
        <w:bookmarkEnd w:id="337"/>
        <w:bookmarkEnd w:id="338"/>
        <w:bookmarkEnd w:id="339"/>
        <w:bookmarkEnd w:id="340"/>
      </w:del>
    </w:p>
    <w:p w14:paraId="7948FF23" w14:textId="77777777" w:rsidR="009B2F24" w:rsidRPr="00FD222E" w:rsidDel="00FD222E" w:rsidRDefault="009B2F24" w:rsidP="009B2F24">
      <w:pPr>
        <w:pStyle w:val="Heading3"/>
        <w:rPr>
          <w:del w:id="341" w:author="Joey Tatú" w:date="2019-11-27T14:43:00Z"/>
        </w:rPr>
      </w:pPr>
      <w:del w:id="342" w:author="Joey Tatú" w:date="2019-11-27T14:43:00Z">
        <w:r w:rsidRPr="00FD222E" w:rsidDel="00FD222E">
          <w:delText>(Such details include but not limited to their username, date of birth, current city, a small bio, a photo, and so on)</w:delText>
        </w:r>
        <w:bookmarkStart w:id="343" w:name="_Toc25763220"/>
        <w:bookmarkStart w:id="344" w:name="_Toc25767612"/>
        <w:bookmarkStart w:id="345" w:name="_Toc26441552"/>
        <w:bookmarkStart w:id="346" w:name="_Toc26441727"/>
        <w:bookmarkStart w:id="347" w:name="_Toc26442598"/>
        <w:bookmarkStart w:id="348" w:name="_Toc26443780"/>
        <w:bookmarkStart w:id="349" w:name="_Toc26872130"/>
        <w:bookmarkStart w:id="350" w:name="_Toc26877842"/>
        <w:bookmarkEnd w:id="343"/>
        <w:bookmarkEnd w:id="344"/>
        <w:bookmarkEnd w:id="345"/>
        <w:bookmarkEnd w:id="346"/>
        <w:bookmarkEnd w:id="347"/>
        <w:bookmarkEnd w:id="348"/>
        <w:bookmarkEnd w:id="349"/>
        <w:bookmarkEnd w:id="350"/>
      </w:del>
    </w:p>
    <w:p w14:paraId="0070EB5D" w14:textId="77777777" w:rsidR="009B2F24" w:rsidRPr="00FD222E" w:rsidDel="00FD222E" w:rsidRDefault="009B2F24" w:rsidP="009B2F24">
      <w:pPr>
        <w:pStyle w:val="Heading3"/>
        <w:rPr>
          <w:del w:id="351" w:author="Joey Tatú" w:date="2019-11-27T14:43:00Z"/>
        </w:rPr>
      </w:pPr>
      <w:del w:id="352" w:author="Joey Tatú" w:date="2019-11-27T14:43:00Z">
        <w:r w:rsidRPr="00FD222E" w:rsidDel="00FD222E">
          <w:delText>The User selects “Continue”.</w:delText>
        </w:r>
        <w:bookmarkStart w:id="353" w:name="_Toc25763221"/>
        <w:bookmarkStart w:id="354" w:name="_Toc25767613"/>
        <w:bookmarkStart w:id="355" w:name="_Toc26441553"/>
        <w:bookmarkStart w:id="356" w:name="_Toc26441728"/>
        <w:bookmarkStart w:id="357" w:name="_Toc26442599"/>
        <w:bookmarkStart w:id="358" w:name="_Toc26443781"/>
        <w:bookmarkStart w:id="359" w:name="_Toc26872131"/>
        <w:bookmarkStart w:id="360" w:name="_Toc26877843"/>
        <w:bookmarkEnd w:id="353"/>
        <w:bookmarkEnd w:id="354"/>
        <w:bookmarkEnd w:id="355"/>
        <w:bookmarkEnd w:id="356"/>
        <w:bookmarkEnd w:id="357"/>
        <w:bookmarkEnd w:id="358"/>
        <w:bookmarkEnd w:id="359"/>
        <w:bookmarkEnd w:id="360"/>
      </w:del>
    </w:p>
    <w:p w14:paraId="0701F5D4" w14:textId="77777777" w:rsidR="009B2F24" w:rsidRPr="00FD222E" w:rsidDel="00FD222E" w:rsidRDefault="009B2F24" w:rsidP="009B2F24">
      <w:pPr>
        <w:pStyle w:val="Heading3"/>
        <w:rPr>
          <w:del w:id="361" w:author="Joey Tatú" w:date="2019-11-27T14:43:00Z"/>
        </w:rPr>
      </w:pPr>
      <w:del w:id="362" w:author="Joey Tatú" w:date="2019-11-27T14:43:00Z">
        <w:r w:rsidRPr="00FD222E" w:rsidDel="00FD222E">
          <w:delText xml:space="preserve">The System encrypts this information and put it into the </w:delText>
        </w:r>
      </w:del>
      <w:del w:id="363" w:author="Joey Tatú" w:date="2019-11-27T14:21:00Z">
        <w:r w:rsidRPr="00FD222E" w:rsidDel="0060759B">
          <w:delText>MySQL</w:delText>
        </w:r>
      </w:del>
      <w:del w:id="364" w:author="Joey Tatú" w:date="2019-11-27T14:43:00Z">
        <w:r w:rsidRPr="00FD222E" w:rsidDel="00FD222E">
          <w:delText xml:space="preserve"> database.</w:delText>
        </w:r>
        <w:bookmarkStart w:id="365" w:name="_Toc25763222"/>
        <w:bookmarkStart w:id="366" w:name="_Toc25767614"/>
        <w:bookmarkStart w:id="367" w:name="_Toc26441554"/>
        <w:bookmarkStart w:id="368" w:name="_Toc26441729"/>
        <w:bookmarkStart w:id="369" w:name="_Toc26442600"/>
        <w:bookmarkStart w:id="370" w:name="_Toc26443782"/>
        <w:bookmarkStart w:id="371" w:name="_Toc26872132"/>
        <w:bookmarkStart w:id="372" w:name="_Toc26877844"/>
        <w:bookmarkEnd w:id="365"/>
        <w:bookmarkEnd w:id="366"/>
        <w:bookmarkEnd w:id="367"/>
        <w:bookmarkEnd w:id="368"/>
        <w:bookmarkEnd w:id="369"/>
        <w:bookmarkEnd w:id="370"/>
        <w:bookmarkEnd w:id="371"/>
        <w:bookmarkEnd w:id="372"/>
      </w:del>
    </w:p>
    <w:p w14:paraId="71406B7A" w14:textId="77777777" w:rsidR="009B2F24" w:rsidRPr="00FD222E" w:rsidDel="00FD222E" w:rsidRDefault="009B2F24" w:rsidP="009B2F24">
      <w:pPr>
        <w:pStyle w:val="Heading3"/>
        <w:rPr>
          <w:del w:id="373" w:author="Joey Tatú" w:date="2019-11-27T14:43:00Z"/>
        </w:rPr>
      </w:pPr>
      <w:del w:id="374" w:author="Joey Tatú" w:date="2019-11-27T14:43:00Z">
        <w:r w:rsidRPr="00FD222E" w:rsidDel="00FD222E">
          <w:delText>The System shows the User the home page.</w:delText>
        </w:r>
        <w:bookmarkStart w:id="375" w:name="_Toc25763223"/>
        <w:bookmarkStart w:id="376" w:name="_Toc25767615"/>
        <w:bookmarkStart w:id="377" w:name="_Toc26441555"/>
        <w:bookmarkStart w:id="378" w:name="_Toc26441730"/>
        <w:bookmarkStart w:id="379" w:name="_Toc26442601"/>
        <w:bookmarkStart w:id="380" w:name="_Toc26443783"/>
        <w:bookmarkStart w:id="381" w:name="_Toc26872133"/>
        <w:bookmarkStart w:id="382" w:name="_Toc26877845"/>
        <w:bookmarkEnd w:id="375"/>
        <w:bookmarkEnd w:id="376"/>
        <w:bookmarkEnd w:id="377"/>
        <w:bookmarkEnd w:id="378"/>
        <w:bookmarkEnd w:id="379"/>
        <w:bookmarkEnd w:id="380"/>
        <w:bookmarkEnd w:id="381"/>
        <w:bookmarkEnd w:id="382"/>
      </w:del>
    </w:p>
    <w:p w14:paraId="4F682C21" w14:textId="77777777" w:rsidR="009B2F24" w:rsidRPr="00FD222E" w:rsidDel="00FD222E" w:rsidRDefault="009B2F24" w:rsidP="009B2F24">
      <w:pPr>
        <w:pStyle w:val="Heading3"/>
        <w:rPr>
          <w:del w:id="383" w:author="Joey Tatú" w:date="2019-11-27T14:43:00Z"/>
        </w:rPr>
      </w:pPr>
      <w:del w:id="384" w:author="Joey Tatú" w:date="2019-11-27T14:43:00Z">
        <w:r w:rsidRPr="00FD222E" w:rsidDel="00FD222E">
          <w:delText>Alternate flow</w:delText>
        </w:r>
        <w:bookmarkStart w:id="385" w:name="_Toc25763224"/>
        <w:bookmarkStart w:id="386" w:name="_Toc25767616"/>
        <w:bookmarkStart w:id="387" w:name="_Toc26441556"/>
        <w:bookmarkStart w:id="388" w:name="_Toc26441731"/>
        <w:bookmarkStart w:id="389" w:name="_Toc26442602"/>
        <w:bookmarkStart w:id="390" w:name="_Toc26443784"/>
        <w:bookmarkStart w:id="391" w:name="_Toc26872134"/>
        <w:bookmarkStart w:id="392" w:name="_Toc26877846"/>
        <w:bookmarkEnd w:id="385"/>
        <w:bookmarkEnd w:id="386"/>
        <w:bookmarkEnd w:id="387"/>
        <w:bookmarkEnd w:id="388"/>
        <w:bookmarkEnd w:id="389"/>
        <w:bookmarkEnd w:id="390"/>
        <w:bookmarkEnd w:id="391"/>
        <w:bookmarkEnd w:id="392"/>
      </w:del>
    </w:p>
    <w:p w14:paraId="6A71D982" w14:textId="77777777" w:rsidR="009B2F24" w:rsidRPr="00FD222E" w:rsidDel="00FD222E" w:rsidRDefault="009B2F24" w:rsidP="009B2F24">
      <w:pPr>
        <w:pStyle w:val="Heading3"/>
        <w:rPr>
          <w:del w:id="393" w:author="Joey Tatú" w:date="2019-11-27T14:43:00Z"/>
        </w:rPr>
      </w:pPr>
      <w:del w:id="394" w:author="Joey Tatú" w:date="2019-11-27T14:43:00Z">
        <w:r w:rsidRPr="00FD222E" w:rsidDel="00FD222E">
          <w:delText>A1: Editing profile</w:delText>
        </w:r>
        <w:bookmarkStart w:id="395" w:name="_Toc25763225"/>
        <w:bookmarkStart w:id="396" w:name="_Toc25767617"/>
        <w:bookmarkStart w:id="397" w:name="_Toc26441557"/>
        <w:bookmarkStart w:id="398" w:name="_Toc26441732"/>
        <w:bookmarkStart w:id="399" w:name="_Toc26442603"/>
        <w:bookmarkStart w:id="400" w:name="_Toc26443785"/>
        <w:bookmarkStart w:id="401" w:name="_Toc26872135"/>
        <w:bookmarkStart w:id="402" w:name="_Toc26877847"/>
        <w:bookmarkEnd w:id="395"/>
        <w:bookmarkEnd w:id="396"/>
        <w:bookmarkEnd w:id="397"/>
        <w:bookmarkEnd w:id="398"/>
        <w:bookmarkEnd w:id="399"/>
        <w:bookmarkEnd w:id="400"/>
        <w:bookmarkEnd w:id="401"/>
        <w:bookmarkEnd w:id="402"/>
      </w:del>
    </w:p>
    <w:p w14:paraId="2CB2432B" w14:textId="77777777" w:rsidR="009B2F24" w:rsidRPr="00FD222E" w:rsidDel="00FD222E" w:rsidRDefault="009B2F24" w:rsidP="009B2F24">
      <w:pPr>
        <w:pStyle w:val="Heading3"/>
        <w:rPr>
          <w:del w:id="403" w:author="Joey Tatú" w:date="2019-11-27T14:43:00Z"/>
        </w:rPr>
      </w:pPr>
      <w:del w:id="404" w:author="Joey Tatú" w:date="2019-11-27T14:43:00Z">
        <w:r w:rsidRPr="00FD222E" w:rsidDel="00FD222E">
          <w:delText>The User clicks on Edit Profile</w:delText>
        </w:r>
        <w:bookmarkStart w:id="405" w:name="_Toc25763226"/>
        <w:bookmarkStart w:id="406" w:name="_Toc25767618"/>
        <w:bookmarkStart w:id="407" w:name="_Toc26441558"/>
        <w:bookmarkStart w:id="408" w:name="_Toc26441733"/>
        <w:bookmarkStart w:id="409" w:name="_Toc26442604"/>
        <w:bookmarkStart w:id="410" w:name="_Toc26443786"/>
        <w:bookmarkStart w:id="411" w:name="_Toc26872136"/>
        <w:bookmarkStart w:id="412" w:name="_Toc26877848"/>
        <w:bookmarkEnd w:id="405"/>
        <w:bookmarkEnd w:id="406"/>
        <w:bookmarkEnd w:id="407"/>
        <w:bookmarkEnd w:id="408"/>
        <w:bookmarkEnd w:id="409"/>
        <w:bookmarkEnd w:id="410"/>
        <w:bookmarkEnd w:id="411"/>
        <w:bookmarkEnd w:id="412"/>
      </w:del>
    </w:p>
    <w:p w14:paraId="4DC79486" w14:textId="77777777" w:rsidR="009B2F24" w:rsidRPr="00FD222E" w:rsidDel="00FD222E" w:rsidRDefault="009B2F24" w:rsidP="009B2F24">
      <w:pPr>
        <w:pStyle w:val="Heading3"/>
        <w:rPr>
          <w:del w:id="413" w:author="Joey Tatú" w:date="2019-11-27T14:43:00Z"/>
        </w:rPr>
      </w:pPr>
      <w:del w:id="414" w:author="Joey Tatú" w:date="2019-11-27T14:43:00Z">
        <w:r w:rsidRPr="00FD222E" w:rsidDel="00FD222E">
          <w:delText>The System loads the User’s profile data into the editable fields.</w:delText>
        </w:r>
        <w:bookmarkStart w:id="415" w:name="_Toc25763227"/>
        <w:bookmarkStart w:id="416" w:name="_Toc25767619"/>
        <w:bookmarkStart w:id="417" w:name="_Toc26441559"/>
        <w:bookmarkStart w:id="418" w:name="_Toc26441734"/>
        <w:bookmarkStart w:id="419" w:name="_Toc26442605"/>
        <w:bookmarkStart w:id="420" w:name="_Toc26443787"/>
        <w:bookmarkStart w:id="421" w:name="_Toc26872137"/>
        <w:bookmarkStart w:id="422" w:name="_Toc26877849"/>
        <w:bookmarkEnd w:id="415"/>
        <w:bookmarkEnd w:id="416"/>
        <w:bookmarkEnd w:id="417"/>
        <w:bookmarkEnd w:id="418"/>
        <w:bookmarkEnd w:id="419"/>
        <w:bookmarkEnd w:id="420"/>
        <w:bookmarkEnd w:id="421"/>
        <w:bookmarkEnd w:id="422"/>
      </w:del>
    </w:p>
    <w:p w14:paraId="7C99B297" w14:textId="77777777" w:rsidR="009B2F24" w:rsidRPr="00FD222E" w:rsidDel="00FD222E" w:rsidRDefault="009B2F24" w:rsidP="009B2F24">
      <w:pPr>
        <w:pStyle w:val="Heading3"/>
        <w:rPr>
          <w:del w:id="423" w:author="Joey Tatú" w:date="2019-11-27T14:43:00Z"/>
        </w:rPr>
      </w:pPr>
      <w:del w:id="424" w:author="Joey Tatú" w:date="2019-11-27T14:43:00Z">
        <w:r w:rsidRPr="00FD222E" w:rsidDel="00FD222E">
          <w:delText>The User edits their photo and profile as they desire.</w:delText>
        </w:r>
        <w:bookmarkStart w:id="425" w:name="_Toc25763228"/>
        <w:bookmarkStart w:id="426" w:name="_Toc25767620"/>
        <w:bookmarkStart w:id="427" w:name="_Toc26441560"/>
        <w:bookmarkStart w:id="428" w:name="_Toc26441735"/>
        <w:bookmarkStart w:id="429" w:name="_Toc26442606"/>
        <w:bookmarkStart w:id="430" w:name="_Toc26443788"/>
        <w:bookmarkStart w:id="431" w:name="_Toc26872138"/>
        <w:bookmarkStart w:id="432" w:name="_Toc26877850"/>
        <w:bookmarkEnd w:id="425"/>
        <w:bookmarkEnd w:id="426"/>
        <w:bookmarkEnd w:id="427"/>
        <w:bookmarkEnd w:id="428"/>
        <w:bookmarkEnd w:id="429"/>
        <w:bookmarkEnd w:id="430"/>
        <w:bookmarkEnd w:id="431"/>
        <w:bookmarkEnd w:id="432"/>
      </w:del>
    </w:p>
    <w:p w14:paraId="2F6549DC" w14:textId="77777777" w:rsidR="009B2F24" w:rsidRPr="00FD222E" w:rsidDel="00FD222E" w:rsidRDefault="009B2F24" w:rsidP="009B2F24">
      <w:pPr>
        <w:pStyle w:val="Heading3"/>
        <w:rPr>
          <w:del w:id="433" w:author="Joey Tatú" w:date="2019-11-27T14:43:00Z"/>
        </w:rPr>
      </w:pPr>
      <w:del w:id="434" w:author="Joey Tatú" w:date="2019-11-27T14:43:00Z">
        <w:r w:rsidRPr="00FD222E" w:rsidDel="00FD222E">
          <w:delText>&lt;Returns to number 13 in Main Flow&gt;</w:delText>
        </w:r>
        <w:bookmarkStart w:id="435" w:name="_Toc25763229"/>
        <w:bookmarkStart w:id="436" w:name="_Toc25767621"/>
        <w:bookmarkStart w:id="437" w:name="_Toc26441561"/>
        <w:bookmarkStart w:id="438" w:name="_Toc26441736"/>
        <w:bookmarkStart w:id="439" w:name="_Toc26442607"/>
        <w:bookmarkStart w:id="440" w:name="_Toc26443789"/>
        <w:bookmarkStart w:id="441" w:name="_Toc26872139"/>
        <w:bookmarkStart w:id="442" w:name="_Toc26877851"/>
        <w:bookmarkEnd w:id="435"/>
        <w:bookmarkEnd w:id="436"/>
        <w:bookmarkEnd w:id="437"/>
        <w:bookmarkEnd w:id="438"/>
        <w:bookmarkEnd w:id="439"/>
        <w:bookmarkEnd w:id="440"/>
        <w:bookmarkEnd w:id="441"/>
        <w:bookmarkEnd w:id="442"/>
      </w:del>
    </w:p>
    <w:p w14:paraId="5BCF5244" w14:textId="77777777" w:rsidR="009B2F24" w:rsidRPr="00FD222E" w:rsidDel="00FD222E" w:rsidRDefault="009B2F24" w:rsidP="009B2F24">
      <w:pPr>
        <w:pStyle w:val="Heading3"/>
        <w:rPr>
          <w:del w:id="443" w:author="Joey Tatú" w:date="2019-11-27T14:43:00Z"/>
        </w:rPr>
      </w:pPr>
      <w:bookmarkStart w:id="444" w:name="_Toc25763230"/>
      <w:bookmarkStart w:id="445" w:name="_Toc25767622"/>
      <w:bookmarkStart w:id="446" w:name="_Toc26441562"/>
      <w:bookmarkStart w:id="447" w:name="_Toc26441737"/>
      <w:bookmarkStart w:id="448" w:name="_Toc26442608"/>
      <w:bookmarkStart w:id="449" w:name="_Toc26443790"/>
      <w:bookmarkStart w:id="450" w:name="_Toc26872140"/>
      <w:bookmarkStart w:id="451" w:name="_Toc26877852"/>
      <w:bookmarkEnd w:id="444"/>
      <w:bookmarkEnd w:id="445"/>
      <w:bookmarkEnd w:id="446"/>
      <w:bookmarkEnd w:id="447"/>
      <w:bookmarkEnd w:id="448"/>
      <w:bookmarkEnd w:id="449"/>
      <w:bookmarkEnd w:id="450"/>
      <w:bookmarkEnd w:id="451"/>
    </w:p>
    <w:p w14:paraId="3B93D046" w14:textId="77777777" w:rsidR="009B2F24" w:rsidRPr="00FD222E" w:rsidDel="00FD222E" w:rsidRDefault="009B2F24" w:rsidP="009B2F24">
      <w:pPr>
        <w:pStyle w:val="Heading3"/>
        <w:rPr>
          <w:del w:id="452" w:author="Joey Tatú" w:date="2019-11-27T14:43:00Z"/>
        </w:rPr>
      </w:pPr>
      <w:del w:id="453" w:author="Joey Tatú" w:date="2019-11-27T14:43:00Z">
        <w:r w:rsidRPr="00FD222E" w:rsidDel="00FD222E">
          <w:delText>A2: User uses Facebook to login - Successful</w:delText>
        </w:r>
        <w:bookmarkStart w:id="454" w:name="_Toc25763231"/>
        <w:bookmarkStart w:id="455" w:name="_Toc25767623"/>
        <w:bookmarkStart w:id="456" w:name="_Toc26441563"/>
        <w:bookmarkStart w:id="457" w:name="_Toc26441738"/>
        <w:bookmarkStart w:id="458" w:name="_Toc26442609"/>
        <w:bookmarkStart w:id="459" w:name="_Toc26443791"/>
        <w:bookmarkStart w:id="460" w:name="_Toc26872141"/>
        <w:bookmarkStart w:id="461" w:name="_Toc26877853"/>
        <w:bookmarkEnd w:id="454"/>
        <w:bookmarkEnd w:id="455"/>
        <w:bookmarkEnd w:id="456"/>
        <w:bookmarkEnd w:id="457"/>
        <w:bookmarkEnd w:id="458"/>
        <w:bookmarkEnd w:id="459"/>
        <w:bookmarkEnd w:id="460"/>
        <w:bookmarkEnd w:id="461"/>
      </w:del>
    </w:p>
    <w:p w14:paraId="30A9D18A" w14:textId="77777777" w:rsidR="009B2F24" w:rsidRPr="00FD222E" w:rsidDel="00FD222E" w:rsidRDefault="009B2F24" w:rsidP="009B2F24">
      <w:pPr>
        <w:pStyle w:val="Heading3"/>
        <w:rPr>
          <w:del w:id="462" w:author="Joey Tatú" w:date="2019-11-27T14:43:00Z"/>
        </w:rPr>
      </w:pPr>
      <w:del w:id="463" w:author="Joey Tatú" w:date="2019-11-27T14:43:00Z">
        <w:r w:rsidRPr="00FD222E" w:rsidDel="00FD222E">
          <w:delText>The User clicks on “Facebook Login”</w:delText>
        </w:r>
        <w:bookmarkStart w:id="464" w:name="_Toc25763232"/>
        <w:bookmarkStart w:id="465" w:name="_Toc25767624"/>
        <w:bookmarkStart w:id="466" w:name="_Toc26441564"/>
        <w:bookmarkStart w:id="467" w:name="_Toc26441739"/>
        <w:bookmarkStart w:id="468" w:name="_Toc26442610"/>
        <w:bookmarkStart w:id="469" w:name="_Toc26443792"/>
        <w:bookmarkStart w:id="470" w:name="_Toc26872142"/>
        <w:bookmarkStart w:id="471" w:name="_Toc26877854"/>
        <w:bookmarkEnd w:id="464"/>
        <w:bookmarkEnd w:id="465"/>
        <w:bookmarkEnd w:id="466"/>
        <w:bookmarkEnd w:id="467"/>
        <w:bookmarkEnd w:id="468"/>
        <w:bookmarkEnd w:id="469"/>
        <w:bookmarkEnd w:id="470"/>
        <w:bookmarkEnd w:id="471"/>
      </w:del>
    </w:p>
    <w:p w14:paraId="7DD8793D" w14:textId="77777777" w:rsidR="009B2F24" w:rsidRPr="00FD222E" w:rsidDel="00FD222E" w:rsidRDefault="009B2F24" w:rsidP="009B2F24">
      <w:pPr>
        <w:pStyle w:val="Heading3"/>
        <w:rPr>
          <w:del w:id="472" w:author="Joey Tatú" w:date="2019-11-27T14:43:00Z"/>
        </w:rPr>
      </w:pPr>
      <w:del w:id="473" w:author="Joey Tatú" w:date="2019-11-27T14:43:00Z">
        <w:r w:rsidRPr="00FD222E" w:rsidDel="00FD222E">
          <w:delText xml:space="preserve">The User is taken to a Facebook Login Page </w:delText>
        </w:r>
        <w:bookmarkStart w:id="474" w:name="_Toc25763233"/>
        <w:bookmarkStart w:id="475" w:name="_Toc25767625"/>
        <w:bookmarkStart w:id="476" w:name="_Toc26441565"/>
        <w:bookmarkStart w:id="477" w:name="_Toc26441740"/>
        <w:bookmarkStart w:id="478" w:name="_Toc26442611"/>
        <w:bookmarkStart w:id="479" w:name="_Toc26443793"/>
        <w:bookmarkStart w:id="480" w:name="_Toc26872143"/>
        <w:bookmarkStart w:id="481" w:name="_Toc26877855"/>
        <w:bookmarkEnd w:id="474"/>
        <w:bookmarkEnd w:id="475"/>
        <w:bookmarkEnd w:id="476"/>
        <w:bookmarkEnd w:id="477"/>
        <w:bookmarkEnd w:id="478"/>
        <w:bookmarkEnd w:id="479"/>
        <w:bookmarkEnd w:id="480"/>
        <w:bookmarkEnd w:id="481"/>
      </w:del>
    </w:p>
    <w:p w14:paraId="74B01EC1" w14:textId="77777777" w:rsidR="009B2F24" w:rsidRPr="00FD222E" w:rsidDel="00FD222E" w:rsidRDefault="009B2F24" w:rsidP="009B2F24">
      <w:pPr>
        <w:pStyle w:val="Heading3"/>
        <w:rPr>
          <w:del w:id="482" w:author="Joey Tatú" w:date="2019-11-27T14:43:00Z"/>
        </w:rPr>
      </w:pPr>
      <w:del w:id="483" w:author="Joey Tatú" w:date="2019-11-27T14:43:00Z">
        <w:r w:rsidRPr="00FD222E" w:rsidDel="00FD222E">
          <w:delText>The System waits (for a response from Facebook API)</w:delText>
        </w:r>
        <w:bookmarkStart w:id="484" w:name="_Toc25763234"/>
        <w:bookmarkStart w:id="485" w:name="_Toc25767626"/>
        <w:bookmarkStart w:id="486" w:name="_Toc26441566"/>
        <w:bookmarkStart w:id="487" w:name="_Toc26441741"/>
        <w:bookmarkStart w:id="488" w:name="_Toc26442612"/>
        <w:bookmarkStart w:id="489" w:name="_Toc26443794"/>
        <w:bookmarkStart w:id="490" w:name="_Toc26872144"/>
        <w:bookmarkStart w:id="491" w:name="_Toc26877856"/>
        <w:bookmarkEnd w:id="484"/>
        <w:bookmarkEnd w:id="485"/>
        <w:bookmarkEnd w:id="486"/>
        <w:bookmarkEnd w:id="487"/>
        <w:bookmarkEnd w:id="488"/>
        <w:bookmarkEnd w:id="489"/>
        <w:bookmarkEnd w:id="490"/>
        <w:bookmarkEnd w:id="491"/>
      </w:del>
    </w:p>
    <w:p w14:paraId="2398CD39" w14:textId="77777777" w:rsidR="009B2F24" w:rsidRPr="00FD222E" w:rsidDel="00FD222E" w:rsidRDefault="009B2F24" w:rsidP="009B2F24">
      <w:pPr>
        <w:pStyle w:val="Heading3"/>
        <w:rPr>
          <w:del w:id="492" w:author="Joey Tatú" w:date="2019-11-27T14:43:00Z"/>
        </w:rPr>
      </w:pPr>
      <w:del w:id="493" w:author="Joey Tatú" w:date="2019-11-27T14:43:00Z">
        <w:r w:rsidRPr="00FD222E" w:rsidDel="00FD222E">
          <w:delText>The System receives a response from Facebook</w:delText>
        </w:r>
        <w:bookmarkStart w:id="494" w:name="_Toc25763235"/>
        <w:bookmarkStart w:id="495" w:name="_Toc25767627"/>
        <w:bookmarkStart w:id="496" w:name="_Toc26441567"/>
        <w:bookmarkStart w:id="497" w:name="_Toc26441742"/>
        <w:bookmarkStart w:id="498" w:name="_Toc26442613"/>
        <w:bookmarkStart w:id="499" w:name="_Toc26443795"/>
        <w:bookmarkStart w:id="500" w:name="_Toc26872145"/>
        <w:bookmarkStart w:id="501" w:name="_Toc26877857"/>
        <w:bookmarkEnd w:id="494"/>
        <w:bookmarkEnd w:id="495"/>
        <w:bookmarkEnd w:id="496"/>
        <w:bookmarkEnd w:id="497"/>
        <w:bookmarkEnd w:id="498"/>
        <w:bookmarkEnd w:id="499"/>
        <w:bookmarkEnd w:id="500"/>
        <w:bookmarkEnd w:id="501"/>
      </w:del>
    </w:p>
    <w:p w14:paraId="3805C7F8" w14:textId="77777777" w:rsidR="009B2F24" w:rsidRPr="00FD222E" w:rsidDel="00FD222E" w:rsidRDefault="009B2F24" w:rsidP="009B2F24">
      <w:pPr>
        <w:pStyle w:val="Heading3"/>
        <w:rPr>
          <w:del w:id="502" w:author="Joey Tatú" w:date="2019-11-27T14:43:00Z"/>
        </w:rPr>
      </w:pPr>
      <w:del w:id="503" w:author="Joey Tatú" w:date="2019-11-27T14:43:00Z">
        <w:r w:rsidRPr="00FD222E" w:rsidDel="00FD222E">
          <w:delText>The System logs the user into the System &lt;See A2&gt;</w:delText>
        </w:r>
        <w:bookmarkStart w:id="504" w:name="_Toc25763236"/>
        <w:bookmarkStart w:id="505" w:name="_Toc25767628"/>
        <w:bookmarkStart w:id="506" w:name="_Toc26441568"/>
        <w:bookmarkStart w:id="507" w:name="_Toc26441743"/>
        <w:bookmarkStart w:id="508" w:name="_Toc26442614"/>
        <w:bookmarkStart w:id="509" w:name="_Toc26443796"/>
        <w:bookmarkStart w:id="510" w:name="_Toc26872146"/>
        <w:bookmarkStart w:id="511" w:name="_Toc26877858"/>
        <w:bookmarkEnd w:id="504"/>
        <w:bookmarkEnd w:id="505"/>
        <w:bookmarkEnd w:id="506"/>
        <w:bookmarkEnd w:id="507"/>
        <w:bookmarkEnd w:id="508"/>
        <w:bookmarkEnd w:id="509"/>
        <w:bookmarkEnd w:id="510"/>
        <w:bookmarkEnd w:id="511"/>
      </w:del>
    </w:p>
    <w:p w14:paraId="50D53AC7" w14:textId="77777777" w:rsidR="009B2F24" w:rsidRPr="00FD222E" w:rsidDel="00FD222E" w:rsidRDefault="009B2F24" w:rsidP="009B2F24">
      <w:pPr>
        <w:pStyle w:val="Heading3"/>
        <w:rPr>
          <w:del w:id="512" w:author="Joey Tatú" w:date="2019-11-27T14:43:00Z"/>
        </w:rPr>
      </w:pPr>
      <w:del w:id="513" w:author="Joey Tatú" w:date="2019-11-27T14:43:00Z">
        <w:r w:rsidRPr="00FD222E" w:rsidDel="00FD222E">
          <w:delText>&lt;Returns to number 6 in Main Flow&gt;</w:delText>
        </w:r>
        <w:bookmarkStart w:id="514" w:name="_Toc25763237"/>
        <w:bookmarkStart w:id="515" w:name="_Toc25767629"/>
        <w:bookmarkStart w:id="516" w:name="_Toc26441569"/>
        <w:bookmarkStart w:id="517" w:name="_Toc26441744"/>
        <w:bookmarkStart w:id="518" w:name="_Toc26442615"/>
        <w:bookmarkStart w:id="519" w:name="_Toc26443797"/>
        <w:bookmarkStart w:id="520" w:name="_Toc26872147"/>
        <w:bookmarkStart w:id="521" w:name="_Toc26877859"/>
        <w:bookmarkEnd w:id="514"/>
        <w:bookmarkEnd w:id="515"/>
        <w:bookmarkEnd w:id="516"/>
        <w:bookmarkEnd w:id="517"/>
        <w:bookmarkEnd w:id="518"/>
        <w:bookmarkEnd w:id="519"/>
        <w:bookmarkEnd w:id="520"/>
        <w:bookmarkEnd w:id="521"/>
      </w:del>
    </w:p>
    <w:p w14:paraId="1F3CBB49" w14:textId="77777777" w:rsidR="009B2F24" w:rsidRPr="00FD222E" w:rsidDel="00FD222E" w:rsidRDefault="009B2F24" w:rsidP="009B2F24">
      <w:pPr>
        <w:pStyle w:val="Heading3"/>
        <w:rPr>
          <w:del w:id="522" w:author="Joey Tatú" w:date="2019-11-27T14:43:00Z"/>
        </w:rPr>
      </w:pPr>
      <w:bookmarkStart w:id="523" w:name="_Toc25763238"/>
      <w:bookmarkStart w:id="524" w:name="_Toc25767630"/>
      <w:bookmarkStart w:id="525" w:name="_Toc26441570"/>
      <w:bookmarkStart w:id="526" w:name="_Toc26441745"/>
      <w:bookmarkStart w:id="527" w:name="_Toc26442616"/>
      <w:bookmarkStart w:id="528" w:name="_Toc26443798"/>
      <w:bookmarkStart w:id="529" w:name="_Toc26872148"/>
      <w:bookmarkStart w:id="530" w:name="_Toc26877860"/>
      <w:bookmarkEnd w:id="523"/>
      <w:bookmarkEnd w:id="524"/>
      <w:bookmarkEnd w:id="525"/>
      <w:bookmarkEnd w:id="526"/>
      <w:bookmarkEnd w:id="527"/>
      <w:bookmarkEnd w:id="528"/>
      <w:bookmarkEnd w:id="529"/>
      <w:bookmarkEnd w:id="530"/>
    </w:p>
    <w:p w14:paraId="77E9B4EF" w14:textId="77777777" w:rsidR="009B2F24" w:rsidRPr="00FD222E" w:rsidDel="00FD222E" w:rsidRDefault="009B2F24" w:rsidP="009B2F24">
      <w:pPr>
        <w:pStyle w:val="Heading3"/>
        <w:rPr>
          <w:del w:id="531" w:author="Joey Tatú" w:date="2019-11-27T14:43:00Z"/>
        </w:rPr>
      </w:pPr>
      <w:del w:id="532" w:author="Joey Tatú" w:date="2019-11-27T14:43:00Z">
        <w:r w:rsidRPr="00FD222E" w:rsidDel="00FD222E">
          <w:delText>A3: User uses Facebook to login - Failed</w:delText>
        </w:r>
        <w:bookmarkStart w:id="533" w:name="_Toc25763239"/>
        <w:bookmarkStart w:id="534" w:name="_Toc25767631"/>
        <w:bookmarkStart w:id="535" w:name="_Toc26441571"/>
        <w:bookmarkStart w:id="536" w:name="_Toc26441746"/>
        <w:bookmarkStart w:id="537" w:name="_Toc26442617"/>
        <w:bookmarkStart w:id="538" w:name="_Toc26443799"/>
        <w:bookmarkStart w:id="539" w:name="_Toc26872149"/>
        <w:bookmarkStart w:id="540" w:name="_Toc26877861"/>
        <w:bookmarkEnd w:id="533"/>
        <w:bookmarkEnd w:id="534"/>
        <w:bookmarkEnd w:id="535"/>
        <w:bookmarkEnd w:id="536"/>
        <w:bookmarkEnd w:id="537"/>
        <w:bookmarkEnd w:id="538"/>
        <w:bookmarkEnd w:id="539"/>
        <w:bookmarkEnd w:id="540"/>
      </w:del>
    </w:p>
    <w:p w14:paraId="5BCF37B9" w14:textId="77777777" w:rsidR="009B2F24" w:rsidRPr="00FD222E" w:rsidDel="00FD222E" w:rsidRDefault="009B2F24" w:rsidP="009B2F24">
      <w:pPr>
        <w:pStyle w:val="Heading3"/>
        <w:rPr>
          <w:del w:id="541" w:author="Joey Tatú" w:date="2019-11-27T14:43:00Z"/>
        </w:rPr>
      </w:pPr>
      <w:del w:id="542" w:author="Joey Tatú" w:date="2019-11-27T14:43:00Z">
        <w:r w:rsidRPr="00FD222E" w:rsidDel="00FD222E">
          <w:delText>The System cannot log the User into the System</w:delText>
        </w:r>
        <w:bookmarkStart w:id="543" w:name="_Toc25763240"/>
        <w:bookmarkStart w:id="544" w:name="_Toc25767632"/>
        <w:bookmarkStart w:id="545" w:name="_Toc26441572"/>
        <w:bookmarkStart w:id="546" w:name="_Toc26441747"/>
        <w:bookmarkStart w:id="547" w:name="_Toc26442618"/>
        <w:bookmarkStart w:id="548" w:name="_Toc26443800"/>
        <w:bookmarkStart w:id="549" w:name="_Toc26872150"/>
        <w:bookmarkStart w:id="550" w:name="_Toc26877862"/>
        <w:bookmarkEnd w:id="543"/>
        <w:bookmarkEnd w:id="544"/>
        <w:bookmarkEnd w:id="545"/>
        <w:bookmarkEnd w:id="546"/>
        <w:bookmarkEnd w:id="547"/>
        <w:bookmarkEnd w:id="548"/>
        <w:bookmarkEnd w:id="549"/>
        <w:bookmarkEnd w:id="550"/>
      </w:del>
    </w:p>
    <w:p w14:paraId="37999AA3" w14:textId="77777777" w:rsidR="009B2F24" w:rsidRPr="00FD222E" w:rsidDel="00FD222E" w:rsidRDefault="009B2F24" w:rsidP="009B2F24">
      <w:pPr>
        <w:pStyle w:val="Heading3"/>
        <w:rPr>
          <w:del w:id="551" w:author="Joey Tatú" w:date="2019-11-27T14:43:00Z"/>
        </w:rPr>
      </w:pPr>
      <w:del w:id="552" w:author="Joey Tatú" w:date="2019-11-27T14:43:00Z">
        <w:r w:rsidRPr="00FD222E" w:rsidDel="00FD222E">
          <w:delText>&lt;Returns to number 1 in Main Flow&gt;</w:delText>
        </w:r>
        <w:bookmarkStart w:id="553" w:name="_Toc25763241"/>
        <w:bookmarkStart w:id="554" w:name="_Toc25767633"/>
        <w:bookmarkStart w:id="555" w:name="_Toc26441573"/>
        <w:bookmarkStart w:id="556" w:name="_Toc26441748"/>
        <w:bookmarkStart w:id="557" w:name="_Toc26442619"/>
        <w:bookmarkStart w:id="558" w:name="_Toc26443801"/>
        <w:bookmarkStart w:id="559" w:name="_Toc26872151"/>
        <w:bookmarkStart w:id="560" w:name="_Toc26877863"/>
        <w:bookmarkEnd w:id="553"/>
        <w:bookmarkEnd w:id="554"/>
        <w:bookmarkEnd w:id="555"/>
        <w:bookmarkEnd w:id="556"/>
        <w:bookmarkEnd w:id="557"/>
        <w:bookmarkEnd w:id="558"/>
        <w:bookmarkEnd w:id="559"/>
        <w:bookmarkEnd w:id="560"/>
      </w:del>
    </w:p>
    <w:p w14:paraId="1ACE1E4F" w14:textId="77777777" w:rsidR="009B2F24" w:rsidRPr="00FD222E" w:rsidDel="00FD222E" w:rsidRDefault="009B2F24" w:rsidP="009B2F24">
      <w:pPr>
        <w:pStyle w:val="Heading3"/>
        <w:rPr>
          <w:del w:id="561" w:author="Joey Tatú" w:date="2019-11-27T14:43:00Z"/>
        </w:rPr>
      </w:pPr>
      <w:bookmarkStart w:id="562" w:name="_Toc25763242"/>
      <w:bookmarkStart w:id="563" w:name="_Toc25767634"/>
      <w:bookmarkStart w:id="564" w:name="_Toc26441574"/>
      <w:bookmarkStart w:id="565" w:name="_Toc26441749"/>
      <w:bookmarkStart w:id="566" w:name="_Toc26442620"/>
      <w:bookmarkStart w:id="567" w:name="_Toc26443802"/>
      <w:bookmarkStart w:id="568" w:name="_Toc26872152"/>
      <w:bookmarkStart w:id="569" w:name="_Toc26877864"/>
      <w:bookmarkEnd w:id="562"/>
      <w:bookmarkEnd w:id="563"/>
      <w:bookmarkEnd w:id="564"/>
      <w:bookmarkEnd w:id="565"/>
      <w:bookmarkEnd w:id="566"/>
      <w:bookmarkEnd w:id="567"/>
      <w:bookmarkEnd w:id="568"/>
      <w:bookmarkEnd w:id="569"/>
    </w:p>
    <w:p w14:paraId="706D6DED" w14:textId="77777777" w:rsidR="009B2F24" w:rsidRPr="00FD222E" w:rsidDel="00FD222E" w:rsidRDefault="009B2F24" w:rsidP="009B2F24">
      <w:pPr>
        <w:pStyle w:val="Heading3"/>
        <w:rPr>
          <w:del w:id="570" w:author="Joey Tatú" w:date="2019-11-27T14:43:00Z"/>
        </w:rPr>
      </w:pPr>
      <w:bookmarkStart w:id="571" w:name="_Toc25763243"/>
      <w:bookmarkStart w:id="572" w:name="_Toc25767635"/>
      <w:bookmarkStart w:id="573" w:name="_Toc26441575"/>
      <w:bookmarkStart w:id="574" w:name="_Toc26441750"/>
      <w:bookmarkStart w:id="575" w:name="_Toc26442621"/>
      <w:bookmarkStart w:id="576" w:name="_Toc26443803"/>
      <w:bookmarkStart w:id="577" w:name="_Toc26872153"/>
      <w:bookmarkStart w:id="578" w:name="_Toc26877865"/>
      <w:bookmarkEnd w:id="571"/>
      <w:bookmarkEnd w:id="572"/>
      <w:bookmarkEnd w:id="573"/>
      <w:bookmarkEnd w:id="574"/>
      <w:bookmarkEnd w:id="575"/>
      <w:bookmarkEnd w:id="576"/>
      <w:bookmarkEnd w:id="577"/>
      <w:bookmarkEnd w:id="578"/>
    </w:p>
    <w:p w14:paraId="311F03E7" w14:textId="77777777" w:rsidR="009B2F24" w:rsidRPr="00FD222E" w:rsidDel="00FD222E" w:rsidRDefault="009B2F24" w:rsidP="009B2F24">
      <w:pPr>
        <w:pStyle w:val="Heading3"/>
        <w:rPr>
          <w:del w:id="579" w:author="Joey Tatú" w:date="2019-11-27T14:43:00Z"/>
        </w:rPr>
      </w:pPr>
      <w:bookmarkStart w:id="580" w:name="_Toc25763244"/>
      <w:bookmarkStart w:id="581" w:name="_Toc25767636"/>
      <w:bookmarkStart w:id="582" w:name="_Toc26441576"/>
      <w:bookmarkStart w:id="583" w:name="_Toc26441751"/>
      <w:bookmarkStart w:id="584" w:name="_Toc26442622"/>
      <w:bookmarkStart w:id="585" w:name="_Toc26443804"/>
      <w:bookmarkStart w:id="586" w:name="_Toc26872154"/>
      <w:bookmarkStart w:id="587" w:name="_Toc26877866"/>
      <w:bookmarkEnd w:id="580"/>
      <w:bookmarkEnd w:id="581"/>
      <w:bookmarkEnd w:id="582"/>
      <w:bookmarkEnd w:id="583"/>
      <w:bookmarkEnd w:id="584"/>
      <w:bookmarkEnd w:id="585"/>
      <w:bookmarkEnd w:id="586"/>
      <w:bookmarkEnd w:id="587"/>
    </w:p>
    <w:p w14:paraId="0DE5707D" w14:textId="77777777" w:rsidR="009B2F24" w:rsidRPr="00FD222E" w:rsidDel="00FD222E" w:rsidRDefault="009B2F24" w:rsidP="009B2F24">
      <w:pPr>
        <w:pStyle w:val="Heading3"/>
        <w:rPr>
          <w:del w:id="588" w:author="Joey Tatú" w:date="2019-11-27T14:43:00Z"/>
        </w:rPr>
      </w:pPr>
      <w:del w:id="589" w:author="Joey Tatú" w:date="2019-11-27T14:43:00Z">
        <w:r w:rsidRPr="00FD222E" w:rsidDel="00FD222E">
          <w:delText>Exceptional flow</w:delText>
        </w:r>
        <w:bookmarkStart w:id="590" w:name="_Toc25763245"/>
        <w:bookmarkStart w:id="591" w:name="_Toc25767637"/>
        <w:bookmarkStart w:id="592" w:name="_Toc26441577"/>
        <w:bookmarkStart w:id="593" w:name="_Toc26441752"/>
        <w:bookmarkStart w:id="594" w:name="_Toc26442623"/>
        <w:bookmarkStart w:id="595" w:name="_Toc26443805"/>
        <w:bookmarkStart w:id="596" w:name="_Toc26872155"/>
        <w:bookmarkStart w:id="597" w:name="_Toc26877867"/>
        <w:bookmarkEnd w:id="590"/>
        <w:bookmarkEnd w:id="591"/>
        <w:bookmarkEnd w:id="592"/>
        <w:bookmarkEnd w:id="593"/>
        <w:bookmarkEnd w:id="594"/>
        <w:bookmarkEnd w:id="595"/>
        <w:bookmarkEnd w:id="596"/>
        <w:bookmarkEnd w:id="597"/>
      </w:del>
    </w:p>
    <w:p w14:paraId="36192E66" w14:textId="77777777" w:rsidR="009B2F24" w:rsidRPr="00FD222E" w:rsidDel="00FD222E" w:rsidRDefault="009B2F24" w:rsidP="009B2F24">
      <w:pPr>
        <w:pStyle w:val="Heading3"/>
        <w:rPr>
          <w:del w:id="598" w:author="Joey Tatú" w:date="2019-11-27T14:43:00Z"/>
        </w:rPr>
      </w:pPr>
      <w:del w:id="599" w:author="Joey Tatú" w:date="2019-11-27T14:43:00Z">
        <w:r w:rsidRPr="00FD222E" w:rsidDel="00FD222E">
          <w:delText xml:space="preserve">E1: System cannot connect to </w:delText>
        </w:r>
      </w:del>
      <w:del w:id="600" w:author="Joey Tatú" w:date="2019-11-27T14:21:00Z">
        <w:r w:rsidRPr="00FD222E" w:rsidDel="0060759B">
          <w:delText>MySQL</w:delText>
        </w:r>
      </w:del>
      <w:bookmarkStart w:id="601" w:name="_Toc25763246"/>
      <w:bookmarkStart w:id="602" w:name="_Toc25767638"/>
      <w:bookmarkStart w:id="603" w:name="_Toc26441578"/>
      <w:bookmarkStart w:id="604" w:name="_Toc26441753"/>
      <w:bookmarkStart w:id="605" w:name="_Toc26442624"/>
      <w:bookmarkStart w:id="606" w:name="_Toc26443806"/>
      <w:bookmarkStart w:id="607" w:name="_Toc26872156"/>
      <w:bookmarkStart w:id="608" w:name="_Toc26877868"/>
      <w:bookmarkEnd w:id="601"/>
      <w:bookmarkEnd w:id="602"/>
      <w:bookmarkEnd w:id="603"/>
      <w:bookmarkEnd w:id="604"/>
      <w:bookmarkEnd w:id="605"/>
      <w:bookmarkEnd w:id="606"/>
      <w:bookmarkEnd w:id="607"/>
      <w:bookmarkEnd w:id="608"/>
    </w:p>
    <w:p w14:paraId="7F15C15D" w14:textId="77777777" w:rsidR="009B2F24" w:rsidRPr="00FD222E" w:rsidDel="00FD222E" w:rsidRDefault="009B2F24" w:rsidP="009B2F24">
      <w:pPr>
        <w:pStyle w:val="Heading3"/>
        <w:rPr>
          <w:del w:id="609" w:author="Joey Tatú" w:date="2019-11-27T14:43:00Z"/>
        </w:rPr>
      </w:pPr>
      <w:del w:id="610" w:author="Joey Tatú" w:date="2019-11-27T14:43:00Z">
        <w:r w:rsidRPr="00FD222E" w:rsidDel="00FD222E">
          <w:delText xml:space="preserve">The System cannot connect </w:delText>
        </w:r>
      </w:del>
      <w:del w:id="611" w:author="Joey Tatú" w:date="2019-11-27T14:21:00Z">
        <w:r w:rsidRPr="00FD222E" w:rsidDel="0060759B">
          <w:delText>MySQL</w:delText>
        </w:r>
      </w:del>
      <w:del w:id="612" w:author="Joey Tatú" w:date="2019-11-27T14:43:00Z">
        <w:r w:rsidRPr="00FD222E" w:rsidDel="00FD222E">
          <w:delText xml:space="preserve"> Database</w:delText>
        </w:r>
        <w:bookmarkStart w:id="613" w:name="_Toc25763247"/>
        <w:bookmarkStart w:id="614" w:name="_Toc25767639"/>
        <w:bookmarkStart w:id="615" w:name="_Toc26441579"/>
        <w:bookmarkStart w:id="616" w:name="_Toc26441754"/>
        <w:bookmarkStart w:id="617" w:name="_Toc26442625"/>
        <w:bookmarkStart w:id="618" w:name="_Toc26443807"/>
        <w:bookmarkStart w:id="619" w:name="_Toc26872157"/>
        <w:bookmarkStart w:id="620" w:name="_Toc26877869"/>
        <w:bookmarkEnd w:id="613"/>
        <w:bookmarkEnd w:id="614"/>
        <w:bookmarkEnd w:id="615"/>
        <w:bookmarkEnd w:id="616"/>
        <w:bookmarkEnd w:id="617"/>
        <w:bookmarkEnd w:id="618"/>
        <w:bookmarkEnd w:id="619"/>
        <w:bookmarkEnd w:id="620"/>
      </w:del>
    </w:p>
    <w:p w14:paraId="00A8037A" w14:textId="77777777" w:rsidR="009B2F24" w:rsidRPr="00FD222E" w:rsidDel="00FD222E" w:rsidRDefault="009B2F24" w:rsidP="009B2F24">
      <w:pPr>
        <w:pStyle w:val="Heading3"/>
        <w:rPr>
          <w:del w:id="621" w:author="Joey Tatú" w:date="2019-11-27T14:43:00Z"/>
        </w:rPr>
      </w:pPr>
      <w:del w:id="622" w:author="Joey Tatú" w:date="2019-11-27T14:43:00Z">
        <w:r w:rsidRPr="00FD222E" w:rsidDel="00FD222E">
          <w:delText>The System displays a message to the user sating that technical difficulties are occurring.</w:delText>
        </w:r>
        <w:bookmarkStart w:id="623" w:name="_Toc25763248"/>
        <w:bookmarkStart w:id="624" w:name="_Toc25767640"/>
        <w:bookmarkStart w:id="625" w:name="_Toc26441580"/>
        <w:bookmarkStart w:id="626" w:name="_Toc26441755"/>
        <w:bookmarkStart w:id="627" w:name="_Toc26442626"/>
        <w:bookmarkStart w:id="628" w:name="_Toc26443808"/>
        <w:bookmarkStart w:id="629" w:name="_Toc26872158"/>
        <w:bookmarkStart w:id="630" w:name="_Toc26877870"/>
        <w:bookmarkEnd w:id="623"/>
        <w:bookmarkEnd w:id="624"/>
        <w:bookmarkEnd w:id="625"/>
        <w:bookmarkEnd w:id="626"/>
        <w:bookmarkEnd w:id="627"/>
        <w:bookmarkEnd w:id="628"/>
        <w:bookmarkEnd w:id="629"/>
        <w:bookmarkEnd w:id="630"/>
      </w:del>
    </w:p>
    <w:p w14:paraId="489A0802" w14:textId="77777777" w:rsidR="009B2F24" w:rsidRPr="00FD222E" w:rsidDel="00FD222E" w:rsidRDefault="009B2F24" w:rsidP="009B2F24">
      <w:pPr>
        <w:pStyle w:val="Heading3"/>
        <w:rPr>
          <w:del w:id="631" w:author="Joey Tatú" w:date="2019-11-27T14:43:00Z"/>
        </w:rPr>
      </w:pPr>
      <w:del w:id="632" w:author="Joey Tatú" w:date="2019-11-27T14:43:00Z">
        <w:r w:rsidRPr="00FD222E" w:rsidDel="00FD222E">
          <w:delText>The System stores what happened into an error log.</w:delText>
        </w:r>
        <w:bookmarkStart w:id="633" w:name="_Toc25763249"/>
        <w:bookmarkStart w:id="634" w:name="_Toc25767641"/>
        <w:bookmarkStart w:id="635" w:name="_Toc26441581"/>
        <w:bookmarkStart w:id="636" w:name="_Toc26441756"/>
        <w:bookmarkStart w:id="637" w:name="_Toc26442627"/>
        <w:bookmarkStart w:id="638" w:name="_Toc26443809"/>
        <w:bookmarkStart w:id="639" w:name="_Toc26872159"/>
        <w:bookmarkStart w:id="640" w:name="_Toc26877871"/>
        <w:bookmarkEnd w:id="633"/>
        <w:bookmarkEnd w:id="634"/>
        <w:bookmarkEnd w:id="635"/>
        <w:bookmarkEnd w:id="636"/>
        <w:bookmarkEnd w:id="637"/>
        <w:bookmarkEnd w:id="638"/>
        <w:bookmarkEnd w:id="639"/>
        <w:bookmarkEnd w:id="640"/>
      </w:del>
    </w:p>
    <w:p w14:paraId="58320067" w14:textId="77777777" w:rsidR="009B2F24" w:rsidRPr="00FD222E" w:rsidDel="00FD222E" w:rsidRDefault="009B2F24" w:rsidP="009B2F24">
      <w:pPr>
        <w:pStyle w:val="Heading3"/>
        <w:rPr>
          <w:del w:id="641" w:author="Joey Tatú" w:date="2019-11-27T14:43:00Z"/>
        </w:rPr>
      </w:pPr>
      <w:del w:id="642" w:author="Joey Tatú" w:date="2019-11-27T14:43:00Z">
        <w:r w:rsidRPr="00FD222E" w:rsidDel="00FD222E">
          <w:delText>&lt;Returns to number 1 in Main Flow&gt;</w:delText>
        </w:r>
        <w:bookmarkStart w:id="643" w:name="_Toc25763250"/>
        <w:bookmarkStart w:id="644" w:name="_Toc25767642"/>
        <w:bookmarkStart w:id="645" w:name="_Toc26441582"/>
        <w:bookmarkStart w:id="646" w:name="_Toc26441757"/>
        <w:bookmarkStart w:id="647" w:name="_Toc26442628"/>
        <w:bookmarkStart w:id="648" w:name="_Toc26443810"/>
        <w:bookmarkStart w:id="649" w:name="_Toc26872160"/>
        <w:bookmarkStart w:id="650" w:name="_Toc26877872"/>
        <w:bookmarkEnd w:id="643"/>
        <w:bookmarkEnd w:id="644"/>
        <w:bookmarkEnd w:id="645"/>
        <w:bookmarkEnd w:id="646"/>
        <w:bookmarkEnd w:id="647"/>
        <w:bookmarkEnd w:id="648"/>
        <w:bookmarkEnd w:id="649"/>
        <w:bookmarkEnd w:id="650"/>
      </w:del>
    </w:p>
    <w:p w14:paraId="11466642" w14:textId="77777777" w:rsidR="009B2F24" w:rsidRPr="00FD222E" w:rsidDel="00FD222E" w:rsidRDefault="009B2F24" w:rsidP="009B2F24">
      <w:pPr>
        <w:pStyle w:val="Heading3"/>
        <w:rPr>
          <w:del w:id="651" w:author="Joey Tatú" w:date="2019-11-27T14:43:00Z"/>
        </w:rPr>
      </w:pPr>
      <w:bookmarkStart w:id="652" w:name="_Toc25763251"/>
      <w:bookmarkStart w:id="653" w:name="_Toc25767643"/>
      <w:bookmarkStart w:id="654" w:name="_Toc26441583"/>
      <w:bookmarkStart w:id="655" w:name="_Toc26441758"/>
      <w:bookmarkStart w:id="656" w:name="_Toc26442629"/>
      <w:bookmarkStart w:id="657" w:name="_Toc26443811"/>
      <w:bookmarkStart w:id="658" w:name="_Toc26872161"/>
      <w:bookmarkStart w:id="659" w:name="_Toc26877873"/>
      <w:bookmarkEnd w:id="652"/>
      <w:bookmarkEnd w:id="653"/>
      <w:bookmarkEnd w:id="654"/>
      <w:bookmarkEnd w:id="655"/>
      <w:bookmarkEnd w:id="656"/>
      <w:bookmarkEnd w:id="657"/>
      <w:bookmarkEnd w:id="658"/>
      <w:bookmarkEnd w:id="659"/>
    </w:p>
    <w:p w14:paraId="54CDA899" w14:textId="77777777" w:rsidR="009B2F24" w:rsidRPr="00FD222E" w:rsidDel="00FD222E" w:rsidRDefault="009B2F24" w:rsidP="009B2F24">
      <w:pPr>
        <w:pStyle w:val="Heading3"/>
        <w:rPr>
          <w:del w:id="660" w:author="Joey Tatú" w:date="2019-11-27T14:43:00Z"/>
        </w:rPr>
      </w:pPr>
      <w:del w:id="661" w:author="Joey Tatú" w:date="2019-11-27T14:43:00Z">
        <w:r w:rsidRPr="00FD222E" w:rsidDel="00FD222E">
          <w:delText>E2: Password not valid - Login</w:delText>
        </w:r>
        <w:bookmarkStart w:id="662" w:name="_Toc25763252"/>
        <w:bookmarkStart w:id="663" w:name="_Toc25767644"/>
        <w:bookmarkStart w:id="664" w:name="_Toc26441584"/>
        <w:bookmarkStart w:id="665" w:name="_Toc26441759"/>
        <w:bookmarkStart w:id="666" w:name="_Toc26442630"/>
        <w:bookmarkStart w:id="667" w:name="_Toc26443812"/>
        <w:bookmarkStart w:id="668" w:name="_Toc26872162"/>
        <w:bookmarkStart w:id="669" w:name="_Toc26877874"/>
        <w:bookmarkEnd w:id="662"/>
        <w:bookmarkEnd w:id="663"/>
        <w:bookmarkEnd w:id="664"/>
        <w:bookmarkEnd w:id="665"/>
        <w:bookmarkEnd w:id="666"/>
        <w:bookmarkEnd w:id="667"/>
        <w:bookmarkEnd w:id="668"/>
        <w:bookmarkEnd w:id="669"/>
      </w:del>
    </w:p>
    <w:p w14:paraId="70C9DF61" w14:textId="77777777" w:rsidR="009B2F24" w:rsidRPr="00FD222E" w:rsidDel="00FD222E" w:rsidRDefault="009B2F24" w:rsidP="009B2F24">
      <w:pPr>
        <w:pStyle w:val="Heading3"/>
        <w:rPr>
          <w:del w:id="670" w:author="Joey Tatú" w:date="2019-11-27T14:43:00Z"/>
        </w:rPr>
      </w:pPr>
      <w:del w:id="671" w:author="Joey Tatú" w:date="2019-11-27T14:43:00Z">
        <w:r w:rsidRPr="00FD222E" w:rsidDel="00FD222E">
          <w:delText>The System displays a prompt indicating the User’s email and/or password is not valid</w:delText>
        </w:r>
        <w:bookmarkStart w:id="672" w:name="_Toc25763253"/>
        <w:bookmarkStart w:id="673" w:name="_Toc25767645"/>
        <w:bookmarkStart w:id="674" w:name="_Toc26441585"/>
        <w:bookmarkStart w:id="675" w:name="_Toc26441760"/>
        <w:bookmarkStart w:id="676" w:name="_Toc26442631"/>
        <w:bookmarkStart w:id="677" w:name="_Toc26443813"/>
        <w:bookmarkStart w:id="678" w:name="_Toc26872163"/>
        <w:bookmarkStart w:id="679" w:name="_Toc26877875"/>
        <w:bookmarkEnd w:id="672"/>
        <w:bookmarkEnd w:id="673"/>
        <w:bookmarkEnd w:id="674"/>
        <w:bookmarkEnd w:id="675"/>
        <w:bookmarkEnd w:id="676"/>
        <w:bookmarkEnd w:id="677"/>
        <w:bookmarkEnd w:id="678"/>
        <w:bookmarkEnd w:id="679"/>
      </w:del>
    </w:p>
    <w:p w14:paraId="0B8B785D" w14:textId="77777777" w:rsidR="009B2F24" w:rsidRPr="00FD222E" w:rsidDel="00FD222E" w:rsidRDefault="009B2F24" w:rsidP="009B2F24">
      <w:pPr>
        <w:pStyle w:val="Heading3"/>
        <w:rPr>
          <w:del w:id="680" w:author="Joey Tatú" w:date="2019-11-27T14:43:00Z"/>
        </w:rPr>
      </w:pPr>
      <w:del w:id="681" w:author="Joey Tatú" w:date="2019-11-27T14:43:00Z">
        <w:r w:rsidRPr="00FD222E" w:rsidDel="00FD222E">
          <w:delText>&lt;Returns to number 1 in Main Flow&gt;</w:delText>
        </w:r>
        <w:bookmarkStart w:id="682" w:name="_Toc25763254"/>
        <w:bookmarkStart w:id="683" w:name="_Toc25767646"/>
        <w:bookmarkStart w:id="684" w:name="_Toc26441586"/>
        <w:bookmarkStart w:id="685" w:name="_Toc26441761"/>
        <w:bookmarkStart w:id="686" w:name="_Toc26442632"/>
        <w:bookmarkStart w:id="687" w:name="_Toc26443814"/>
        <w:bookmarkStart w:id="688" w:name="_Toc26872164"/>
        <w:bookmarkStart w:id="689" w:name="_Toc26877876"/>
        <w:bookmarkEnd w:id="682"/>
        <w:bookmarkEnd w:id="683"/>
        <w:bookmarkEnd w:id="684"/>
        <w:bookmarkEnd w:id="685"/>
        <w:bookmarkEnd w:id="686"/>
        <w:bookmarkEnd w:id="687"/>
        <w:bookmarkEnd w:id="688"/>
        <w:bookmarkEnd w:id="689"/>
      </w:del>
    </w:p>
    <w:p w14:paraId="00953F76" w14:textId="77777777" w:rsidR="009B2F24" w:rsidRPr="00FD222E" w:rsidDel="00FD222E" w:rsidRDefault="009B2F24" w:rsidP="009B2F24">
      <w:pPr>
        <w:pStyle w:val="Heading3"/>
        <w:rPr>
          <w:del w:id="690" w:author="Joey Tatú" w:date="2019-11-27T14:43:00Z"/>
        </w:rPr>
      </w:pPr>
      <w:bookmarkStart w:id="691" w:name="_Toc25763255"/>
      <w:bookmarkStart w:id="692" w:name="_Toc25767647"/>
      <w:bookmarkStart w:id="693" w:name="_Toc26441587"/>
      <w:bookmarkStart w:id="694" w:name="_Toc26441762"/>
      <w:bookmarkStart w:id="695" w:name="_Toc26442633"/>
      <w:bookmarkStart w:id="696" w:name="_Toc26443815"/>
      <w:bookmarkStart w:id="697" w:name="_Toc26872165"/>
      <w:bookmarkStart w:id="698" w:name="_Toc26877877"/>
      <w:bookmarkEnd w:id="691"/>
      <w:bookmarkEnd w:id="692"/>
      <w:bookmarkEnd w:id="693"/>
      <w:bookmarkEnd w:id="694"/>
      <w:bookmarkEnd w:id="695"/>
      <w:bookmarkEnd w:id="696"/>
      <w:bookmarkEnd w:id="697"/>
      <w:bookmarkEnd w:id="698"/>
    </w:p>
    <w:p w14:paraId="78B043C4" w14:textId="77777777" w:rsidR="009B2F24" w:rsidRPr="00FD222E" w:rsidDel="00FD222E" w:rsidRDefault="009B2F24" w:rsidP="009B2F24">
      <w:pPr>
        <w:pStyle w:val="Heading3"/>
        <w:rPr>
          <w:del w:id="699" w:author="Joey Tatú" w:date="2019-11-27T14:43:00Z"/>
        </w:rPr>
      </w:pPr>
      <w:del w:id="700" w:author="Joey Tatú" w:date="2019-11-27T14:43:00Z">
        <w:r w:rsidRPr="00FD222E" w:rsidDel="00FD222E">
          <w:delText>Termination</w:delText>
        </w:r>
        <w:bookmarkStart w:id="701" w:name="_Toc25763256"/>
        <w:bookmarkStart w:id="702" w:name="_Toc25767648"/>
        <w:bookmarkStart w:id="703" w:name="_Toc26441588"/>
        <w:bookmarkStart w:id="704" w:name="_Toc26441763"/>
        <w:bookmarkStart w:id="705" w:name="_Toc26442634"/>
        <w:bookmarkStart w:id="706" w:name="_Toc26443816"/>
        <w:bookmarkStart w:id="707" w:name="_Toc26872166"/>
        <w:bookmarkStart w:id="708" w:name="_Toc26877878"/>
        <w:bookmarkEnd w:id="701"/>
        <w:bookmarkEnd w:id="702"/>
        <w:bookmarkEnd w:id="703"/>
        <w:bookmarkEnd w:id="704"/>
        <w:bookmarkEnd w:id="705"/>
        <w:bookmarkEnd w:id="706"/>
        <w:bookmarkEnd w:id="707"/>
        <w:bookmarkEnd w:id="708"/>
      </w:del>
    </w:p>
    <w:p w14:paraId="1D24B55C" w14:textId="77777777" w:rsidR="009B2F24" w:rsidRPr="00FD222E" w:rsidDel="00FD222E" w:rsidRDefault="009B2F24" w:rsidP="009B2F24">
      <w:pPr>
        <w:pStyle w:val="Heading3"/>
        <w:rPr>
          <w:del w:id="709" w:author="Joey Tatú" w:date="2019-11-27T14:43:00Z"/>
        </w:rPr>
      </w:pPr>
      <w:del w:id="710" w:author="Joey Tatú" w:date="2019-11-27T14:43:00Z">
        <w:r w:rsidRPr="00FD222E" w:rsidDel="00FD222E">
          <w:delText xml:space="preserve">When the User has successfully created or edited their profile, this use case terminates. </w:delText>
        </w:r>
        <w:bookmarkStart w:id="711" w:name="_Toc25763257"/>
        <w:bookmarkStart w:id="712" w:name="_Toc25767649"/>
        <w:bookmarkStart w:id="713" w:name="_Toc26441589"/>
        <w:bookmarkStart w:id="714" w:name="_Toc26441764"/>
        <w:bookmarkStart w:id="715" w:name="_Toc26442635"/>
        <w:bookmarkStart w:id="716" w:name="_Toc26443817"/>
        <w:bookmarkStart w:id="717" w:name="_Toc26872167"/>
        <w:bookmarkStart w:id="718" w:name="_Toc26877879"/>
        <w:bookmarkEnd w:id="711"/>
        <w:bookmarkEnd w:id="712"/>
        <w:bookmarkEnd w:id="713"/>
        <w:bookmarkEnd w:id="714"/>
        <w:bookmarkEnd w:id="715"/>
        <w:bookmarkEnd w:id="716"/>
        <w:bookmarkEnd w:id="717"/>
        <w:bookmarkEnd w:id="718"/>
      </w:del>
    </w:p>
    <w:p w14:paraId="244E52E1" w14:textId="77777777" w:rsidR="009B2F24" w:rsidRPr="00FD222E" w:rsidDel="00FD222E" w:rsidRDefault="009B2F24" w:rsidP="009B2F24">
      <w:pPr>
        <w:pStyle w:val="Heading3"/>
        <w:rPr>
          <w:del w:id="719" w:author="Joey Tatú" w:date="2019-11-27T14:43:00Z"/>
        </w:rPr>
      </w:pPr>
      <w:bookmarkStart w:id="720" w:name="_Toc25763258"/>
      <w:bookmarkStart w:id="721" w:name="_Toc25767650"/>
      <w:bookmarkStart w:id="722" w:name="_Toc26441590"/>
      <w:bookmarkStart w:id="723" w:name="_Toc26441765"/>
      <w:bookmarkStart w:id="724" w:name="_Toc26442636"/>
      <w:bookmarkStart w:id="725" w:name="_Toc26443818"/>
      <w:bookmarkStart w:id="726" w:name="_Toc26872168"/>
      <w:bookmarkStart w:id="727" w:name="_Toc26877880"/>
      <w:bookmarkEnd w:id="720"/>
      <w:bookmarkEnd w:id="721"/>
      <w:bookmarkEnd w:id="722"/>
      <w:bookmarkEnd w:id="723"/>
      <w:bookmarkEnd w:id="724"/>
      <w:bookmarkEnd w:id="725"/>
      <w:bookmarkEnd w:id="726"/>
      <w:bookmarkEnd w:id="727"/>
    </w:p>
    <w:p w14:paraId="6BCE4E03" w14:textId="77777777" w:rsidR="009B2F24" w:rsidRPr="00FD222E" w:rsidDel="00FD222E" w:rsidRDefault="009B2F24" w:rsidP="009B2F24">
      <w:pPr>
        <w:pStyle w:val="Heading3"/>
        <w:rPr>
          <w:del w:id="728" w:author="Joey Tatú" w:date="2019-11-27T14:43:00Z"/>
        </w:rPr>
      </w:pPr>
      <w:del w:id="729" w:author="Joey Tatú" w:date="2019-11-27T14:43:00Z">
        <w:r w:rsidRPr="00FD222E" w:rsidDel="00FD222E">
          <w:delText>Post condition</w:delText>
        </w:r>
        <w:bookmarkStart w:id="730" w:name="_Toc25763259"/>
        <w:bookmarkStart w:id="731" w:name="_Toc25767651"/>
        <w:bookmarkStart w:id="732" w:name="_Toc26441591"/>
        <w:bookmarkStart w:id="733" w:name="_Toc26441766"/>
        <w:bookmarkStart w:id="734" w:name="_Toc26442637"/>
        <w:bookmarkStart w:id="735" w:name="_Toc26443819"/>
        <w:bookmarkStart w:id="736" w:name="_Toc26872169"/>
        <w:bookmarkStart w:id="737" w:name="_Toc26877881"/>
        <w:bookmarkEnd w:id="730"/>
        <w:bookmarkEnd w:id="731"/>
        <w:bookmarkEnd w:id="732"/>
        <w:bookmarkEnd w:id="733"/>
        <w:bookmarkEnd w:id="734"/>
        <w:bookmarkEnd w:id="735"/>
        <w:bookmarkEnd w:id="736"/>
        <w:bookmarkEnd w:id="737"/>
      </w:del>
    </w:p>
    <w:p w14:paraId="6493C5D8" w14:textId="77777777" w:rsidR="009B2F24" w:rsidRPr="00FD222E" w:rsidDel="00FD222E" w:rsidRDefault="009B2F24" w:rsidP="009B2F24">
      <w:pPr>
        <w:pStyle w:val="Heading3"/>
        <w:rPr>
          <w:del w:id="738" w:author="Joey Tatú" w:date="2019-11-27T14:43:00Z"/>
        </w:rPr>
      </w:pPr>
      <w:del w:id="739" w:author="Joey Tatú" w:date="2019-11-27T14:43:00Z">
        <w:r w:rsidRPr="00FD222E" w:rsidDel="00FD222E">
          <w:delText>The System goes into a wait state</w:delText>
        </w:r>
        <w:r w:rsidRPr="00FD222E" w:rsidDel="00FD222E">
          <w:tab/>
        </w:r>
        <w:bookmarkStart w:id="740" w:name="_Toc25763260"/>
        <w:bookmarkStart w:id="741" w:name="_Toc25767652"/>
        <w:bookmarkStart w:id="742" w:name="_Toc26441592"/>
        <w:bookmarkStart w:id="743" w:name="_Toc26441767"/>
        <w:bookmarkStart w:id="744" w:name="_Toc26442638"/>
        <w:bookmarkStart w:id="745" w:name="_Toc26443820"/>
        <w:bookmarkStart w:id="746" w:name="_Toc26872170"/>
        <w:bookmarkStart w:id="747" w:name="_Toc26877882"/>
        <w:bookmarkEnd w:id="740"/>
        <w:bookmarkEnd w:id="741"/>
        <w:bookmarkEnd w:id="742"/>
        <w:bookmarkEnd w:id="743"/>
        <w:bookmarkEnd w:id="744"/>
        <w:bookmarkEnd w:id="745"/>
        <w:bookmarkEnd w:id="746"/>
        <w:bookmarkEnd w:id="747"/>
      </w:del>
    </w:p>
    <w:p w14:paraId="1419D9F2" w14:textId="77777777" w:rsidR="009B2F24" w:rsidRPr="00FD222E" w:rsidDel="00FD222E" w:rsidRDefault="009B2F24" w:rsidP="009B2F24">
      <w:pPr>
        <w:pStyle w:val="Heading3"/>
        <w:rPr>
          <w:del w:id="748" w:author="Joey Tatú" w:date="2019-11-27T14:43:00Z"/>
        </w:rPr>
      </w:pPr>
      <w:del w:id="749" w:author="Joey Tatú" w:date="2019-11-27T14:43:00Z">
        <w:r w:rsidRPr="00FD222E" w:rsidDel="00FD222E">
          <w:delText>Requirement 2: Create Artist page</w:delText>
        </w:r>
        <w:bookmarkStart w:id="750" w:name="_Toc25763261"/>
        <w:bookmarkStart w:id="751" w:name="_Toc25767653"/>
        <w:bookmarkStart w:id="752" w:name="_Toc26441593"/>
        <w:bookmarkStart w:id="753" w:name="_Toc26441768"/>
        <w:bookmarkStart w:id="754" w:name="_Toc26442639"/>
        <w:bookmarkStart w:id="755" w:name="_Toc26443821"/>
        <w:bookmarkStart w:id="756" w:name="_Toc26872171"/>
        <w:bookmarkStart w:id="757" w:name="_Toc26877883"/>
        <w:bookmarkEnd w:id="750"/>
        <w:bookmarkEnd w:id="751"/>
        <w:bookmarkEnd w:id="752"/>
        <w:bookmarkEnd w:id="753"/>
        <w:bookmarkEnd w:id="754"/>
        <w:bookmarkEnd w:id="755"/>
        <w:bookmarkEnd w:id="756"/>
        <w:bookmarkEnd w:id="757"/>
      </w:del>
    </w:p>
    <w:p w14:paraId="3ECAD0A9" w14:textId="77777777" w:rsidR="009B2F24" w:rsidRPr="00FD222E" w:rsidDel="00FD222E" w:rsidRDefault="009B2F24" w:rsidP="009B2F24">
      <w:pPr>
        <w:pStyle w:val="Heading3"/>
        <w:rPr>
          <w:del w:id="758" w:author="Joey Tatú" w:date="2019-11-27T14:43:00Z"/>
        </w:rPr>
      </w:pPr>
      <w:del w:id="759" w:author="Joey Tatú" w:date="2019-11-27T14:43:00Z">
        <w:r w:rsidRPr="00FD222E" w:rsidDel="00FD222E">
          <w:delText>Description &amp; Priority</w:delText>
        </w:r>
        <w:bookmarkStart w:id="760" w:name="_Toc25763262"/>
        <w:bookmarkStart w:id="761" w:name="_Toc25767654"/>
        <w:bookmarkStart w:id="762" w:name="_Toc26441594"/>
        <w:bookmarkStart w:id="763" w:name="_Toc26441769"/>
        <w:bookmarkStart w:id="764" w:name="_Toc26442640"/>
        <w:bookmarkStart w:id="765" w:name="_Toc26443822"/>
        <w:bookmarkStart w:id="766" w:name="_Toc26872172"/>
        <w:bookmarkStart w:id="767" w:name="_Toc26877884"/>
        <w:bookmarkEnd w:id="760"/>
        <w:bookmarkEnd w:id="761"/>
        <w:bookmarkEnd w:id="762"/>
        <w:bookmarkEnd w:id="763"/>
        <w:bookmarkEnd w:id="764"/>
        <w:bookmarkEnd w:id="765"/>
        <w:bookmarkEnd w:id="766"/>
        <w:bookmarkEnd w:id="767"/>
      </w:del>
    </w:p>
    <w:p w14:paraId="05B3C2A2" w14:textId="77777777" w:rsidR="009B2F24" w:rsidRPr="00FD222E" w:rsidDel="00FD222E" w:rsidRDefault="009B2F24" w:rsidP="009B2F24">
      <w:pPr>
        <w:pStyle w:val="Heading3"/>
        <w:rPr>
          <w:del w:id="768" w:author="Joey Tatú" w:date="2019-11-27T14:43:00Z"/>
        </w:rPr>
      </w:pPr>
      <w:del w:id="769" w:author="Joey Tatú" w:date="2019-11-27T14:43:00Z">
        <w:r w:rsidRPr="00FD222E" w:rsidDel="00FD222E">
          <w:delText xml:space="preserve">This Use Case describes how an Artist create and edits their Artist Page. </w:delText>
        </w:r>
        <w:bookmarkStart w:id="770" w:name="_Toc25763263"/>
        <w:bookmarkStart w:id="771" w:name="_Toc25767655"/>
        <w:bookmarkStart w:id="772" w:name="_Toc26441595"/>
        <w:bookmarkStart w:id="773" w:name="_Toc26441770"/>
        <w:bookmarkStart w:id="774" w:name="_Toc26442641"/>
        <w:bookmarkStart w:id="775" w:name="_Toc26443823"/>
        <w:bookmarkStart w:id="776" w:name="_Toc26872173"/>
        <w:bookmarkStart w:id="777" w:name="_Toc26877885"/>
        <w:bookmarkEnd w:id="770"/>
        <w:bookmarkEnd w:id="771"/>
        <w:bookmarkEnd w:id="772"/>
        <w:bookmarkEnd w:id="773"/>
        <w:bookmarkEnd w:id="774"/>
        <w:bookmarkEnd w:id="775"/>
        <w:bookmarkEnd w:id="776"/>
        <w:bookmarkEnd w:id="777"/>
      </w:del>
    </w:p>
    <w:p w14:paraId="5C3E6F28" w14:textId="77777777" w:rsidR="009B2F24" w:rsidRPr="00FD222E" w:rsidDel="00FD222E" w:rsidRDefault="009B2F24" w:rsidP="009B2F24">
      <w:pPr>
        <w:pStyle w:val="Heading3"/>
        <w:rPr>
          <w:del w:id="778" w:author="Joey Tatú" w:date="2019-11-27T14:43:00Z"/>
        </w:rPr>
      </w:pPr>
      <w:del w:id="779" w:author="Joey Tatú" w:date="2019-11-27T14:43:00Z">
        <w:r w:rsidRPr="00FD222E" w:rsidDel="00FD222E">
          <w:delText xml:space="preserve">Use Case </w:delText>
        </w:r>
        <w:bookmarkStart w:id="780" w:name="_Toc25763264"/>
        <w:bookmarkStart w:id="781" w:name="_Toc25767656"/>
        <w:bookmarkStart w:id="782" w:name="_Toc26441596"/>
        <w:bookmarkStart w:id="783" w:name="_Toc26441771"/>
        <w:bookmarkStart w:id="784" w:name="_Toc26442642"/>
        <w:bookmarkStart w:id="785" w:name="_Toc26443824"/>
        <w:bookmarkStart w:id="786" w:name="_Toc26872174"/>
        <w:bookmarkStart w:id="787" w:name="_Toc26877886"/>
        <w:bookmarkEnd w:id="780"/>
        <w:bookmarkEnd w:id="781"/>
        <w:bookmarkEnd w:id="782"/>
        <w:bookmarkEnd w:id="783"/>
        <w:bookmarkEnd w:id="784"/>
        <w:bookmarkEnd w:id="785"/>
        <w:bookmarkEnd w:id="786"/>
        <w:bookmarkEnd w:id="787"/>
      </w:del>
    </w:p>
    <w:p w14:paraId="623B351C" w14:textId="77777777" w:rsidR="009B2F24" w:rsidRPr="00FD222E" w:rsidDel="00FD222E" w:rsidRDefault="009B2F24" w:rsidP="009B2F24">
      <w:pPr>
        <w:pStyle w:val="Heading3"/>
        <w:rPr>
          <w:del w:id="788" w:author="Joey Tatú" w:date="2019-11-27T14:43:00Z"/>
        </w:rPr>
      </w:pPr>
      <w:del w:id="789" w:author="Joey Tatú" w:date="2019-11-27T14:43:00Z">
        <w:r w:rsidRPr="00FD222E" w:rsidDel="00FD222E">
          <w:delText>Unique ID: create Page</w:delText>
        </w:r>
        <w:bookmarkStart w:id="790" w:name="_Toc25763265"/>
        <w:bookmarkStart w:id="791" w:name="_Toc25767657"/>
        <w:bookmarkStart w:id="792" w:name="_Toc26441597"/>
        <w:bookmarkStart w:id="793" w:name="_Toc26441772"/>
        <w:bookmarkStart w:id="794" w:name="_Toc26442643"/>
        <w:bookmarkStart w:id="795" w:name="_Toc26443825"/>
        <w:bookmarkStart w:id="796" w:name="_Toc26872175"/>
        <w:bookmarkStart w:id="797" w:name="_Toc26877887"/>
        <w:bookmarkEnd w:id="790"/>
        <w:bookmarkEnd w:id="791"/>
        <w:bookmarkEnd w:id="792"/>
        <w:bookmarkEnd w:id="793"/>
        <w:bookmarkEnd w:id="794"/>
        <w:bookmarkEnd w:id="795"/>
        <w:bookmarkEnd w:id="796"/>
        <w:bookmarkEnd w:id="797"/>
      </w:del>
    </w:p>
    <w:p w14:paraId="14715C60" w14:textId="77777777" w:rsidR="009B2F24" w:rsidRPr="00FD222E" w:rsidDel="00FD222E" w:rsidRDefault="009B2F24" w:rsidP="009B2F24">
      <w:pPr>
        <w:pStyle w:val="Heading3"/>
        <w:rPr>
          <w:del w:id="798" w:author="Joey Tatú" w:date="2019-11-27T14:43:00Z"/>
        </w:rPr>
      </w:pPr>
      <w:del w:id="799" w:author="Joey Tatú" w:date="2019-11-27T14:43:00Z">
        <w:r w:rsidRPr="00FD222E" w:rsidDel="00FD222E">
          <w:delText>Scope</w:delText>
        </w:r>
        <w:bookmarkStart w:id="800" w:name="_Toc25763266"/>
        <w:bookmarkStart w:id="801" w:name="_Toc25767658"/>
        <w:bookmarkStart w:id="802" w:name="_Toc26441598"/>
        <w:bookmarkStart w:id="803" w:name="_Toc26441773"/>
        <w:bookmarkStart w:id="804" w:name="_Toc26442644"/>
        <w:bookmarkStart w:id="805" w:name="_Toc26443826"/>
        <w:bookmarkStart w:id="806" w:name="_Toc26872176"/>
        <w:bookmarkStart w:id="807" w:name="_Toc26877888"/>
        <w:bookmarkEnd w:id="800"/>
        <w:bookmarkEnd w:id="801"/>
        <w:bookmarkEnd w:id="802"/>
        <w:bookmarkEnd w:id="803"/>
        <w:bookmarkEnd w:id="804"/>
        <w:bookmarkEnd w:id="805"/>
        <w:bookmarkEnd w:id="806"/>
        <w:bookmarkEnd w:id="807"/>
      </w:del>
    </w:p>
    <w:p w14:paraId="5BF18340" w14:textId="77777777" w:rsidR="009B2F24" w:rsidRPr="00FD222E" w:rsidDel="00FD222E" w:rsidRDefault="009B2F24" w:rsidP="009B2F24">
      <w:pPr>
        <w:pStyle w:val="Heading3"/>
        <w:rPr>
          <w:del w:id="808" w:author="Joey Tatú" w:date="2019-11-27T14:43:00Z"/>
        </w:rPr>
      </w:pPr>
      <w:del w:id="809" w:author="Joey Tatú" w:date="2019-11-27T14:43:00Z">
        <w:r w:rsidRPr="00FD222E" w:rsidDel="00FD222E">
          <w:delText xml:space="preserve">The scope of this use case is to allow a User to upload or delete media (videos and photos) to/from an album. </w:delText>
        </w:r>
        <w:bookmarkStart w:id="810" w:name="_Toc25763267"/>
        <w:bookmarkStart w:id="811" w:name="_Toc25767659"/>
        <w:bookmarkStart w:id="812" w:name="_Toc26441599"/>
        <w:bookmarkStart w:id="813" w:name="_Toc26441774"/>
        <w:bookmarkStart w:id="814" w:name="_Toc26442645"/>
        <w:bookmarkStart w:id="815" w:name="_Toc26443827"/>
        <w:bookmarkStart w:id="816" w:name="_Toc26872177"/>
        <w:bookmarkStart w:id="817" w:name="_Toc26877889"/>
        <w:bookmarkEnd w:id="810"/>
        <w:bookmarkEnd w:id="811"/>
        <w:bookmarkEnd w:id="812"/>
        <w:bookmarkEnd w:id="813"/>
        <w:bookmarkEnd w:id="814"/>
        <w:bookmarkEnd w:id="815"/>
        <w:bookmarkEnd w:id="816"/>
        <w:bookmarkEnd w:id="817"/>
      </w:del>
    </w:p>
    <w:p w14:paraId="5B4506D0" w14:textId="77777777" w:rsidR="009B2F24" w:rsidRPr="00FD222E" w:rsidDel="00FD222E" w:rsidRDefault="009B2F24" w:rsidP="009B2F24">
      <w:pPr>
        <w:pStyle w:val="Heading3"/>
        <w:rPr>
          <w:del w:id="818" w:author="Joey Tatú" w:date="2019-11-27T14:43:00Z"/>
        </w:rPr>
      </w:pPr>
      <w:del w:id="819" w:author="Joey Tatú" w:date="2019-11-27T14:43:00Z">
        <w:r w:rsidRPr="00FD222E" w:rsidDel="00FD222E">
          <w:delText>The scope of this use case is to enable an artist to create an artist page where they can promote their artist skills and promote their business.</w:delText>
        </w:r>
        <w:bookmarkStart w:id="820" w:name="_Toc25763268"/>
        <w:bookmarkStart w:id="821" w:name="_Toc25767660"/>
        <w:bookmarkStart w:id="822" w:name="_Toc26441600"/>
        <w:bookmarkStart w:id="823" w:name="_Toc26441775"/>
        <w:bookmarkStart w:id="824" w:name="_Toc26442646"/>
        <w:bookmarkStart w:id="825" w:name="_Toc26443828"/>
        <w:bookmarkStart w:id="826" w:name="_Toc26872178"/>
        <w:bookmarkStart w:id="827" w:name="_Toc26877890"/>
        <w:bookmarkEnd w:id="820"/>
        <w:bookmarkEnd w:id="821"/>
        <w:bookmarkEnd w:id="822"/>
        <w:bookmarkEnd w:id="823"/>
        <w:bookmarkEnd w:id="824"/>
        <w:bookmarkEnd w:id="825"/>
        <w:bookmarkEnd w:id="826"/>
        <w:bookmarkEnd w:id="827"/>
      </w:del>
    </w:p>
    <w:p w14:paraId="02234E3B" w14:textId="77777777" w:rsidR="009B2F24" w:rsidRPr="00FD222E" w:rsidDel="00FD222E" w:rsidRDefault="009B2F24" w:rsidP="009B2F24">
      <w:pPr>
        <w:pStyle w:val="Heading3"/>
        <w:rPr>
          <w:del w:id="828" w:author="Joey Tatú" w:date="2019-11-27T14:43:00Z"/>
        </w:rPr>
      </w:pPr>
      <w:del w:id="829" w:author="Joey Tatú" w:date="2019-11-27T14:43:00Z">
        <w:r w:rsidRPr="00FD222E" w:rsidDel="00FD222E">
          <w:delText>Description</w:delText>
        </w:r>
        <w:bookmarkStart w:id="830" w:name="_Toc25763269"/>
        <w:bookmarkStart w:id="831" w:name="_Toc25767661"/>
        <w:bookmarkStart w:id="832" w:name="_Toc26441601"/>
        <w:bookmarkStart w:id="833" w:name="_Toc26441776"/>
        <w:bookmarkStart w:id="834" w:name="_Toc26442647"/>
        <w:bookmarkStart w:id="835" w:name="_Toc26443829"/>
        <w:bookmarkStart w:id="836" w:name="_Toc26872179"/>
        <w:bookmarkStart w:id="837" w:name="_Toc26877891"/>
        <w:bookmarkEnd w:id="830"/>
        <w:bookmarkEnd w:id="831"/>
        <w:bookmarkEnd w:id="832"/>
        <w:bookmarkEnd w:id="833"/>
        <w:bookmarkEnd w:id="834"/>
        <w:bookmarkEnd w:id="835"/>
        <w:bookmarkEnd w:id="836"/>
        <w:bookmarkEnd w:id="837"/>
      </w:del>
    </w:p>
    <w:p w14:paraId="1F7CD9CB" w14:textId="77777777" w:rsidR="009B2F24" w:rsidRPr="00FD222E" w:rsidDel="00FD222E" w:rsidRDefault="009B2F24" w:rsidP="009B2F24">
      <w:pPr>
        <w:pStyle w:val="Heading3"/>
        <w:rPr>
          <w:del w:id="838" w:author="Joey Tatú" w:date="2019-11-27T14:43:00Z"/>
        </w:rPr>
      </w:pPr>
      <w:del w:id="839" w:author="Joey Tatú" w:date="2019-11-27T14:43:00Z">
        <w:r w:rsidRPr="00FD222E" w:rsidDel="00FD222E">
          <w:delText xml:space="preserve">This use case describes how the artist creates and edits their artist’s page. </w:delText>
        </w:r>
        <w:bookmarkStart w:id="840" w:name="_Toc25763270"/>
        <w:bookmarkStart w:id="841" w:name="_Toc25767662"/>
        <w:bookmarkStart w:id="842" w:name="_Toc26441602"/>
        <w:bookmarkStart w:id="843" w:name="_Toc26441777"/>
        <w:bookmarkStart w:id="844" w:name="_Toc26442648"/>
        <w:bookmarkStart w:id="845" w:name="_Toc26443830"/>
        <w:bookmarkStart w:id="846" w:name="_Toc26872180"/>
        <w:bookmarkStart w:id="847" w:name="_Toc26877892"/>
        <w:bookmarkEnd w:id="840"/>
        <w:bookmarkEnd w:id="841"/>
        <w:bookmarkEnd w:id="842"/>
        <w:bookmarkEnd w:id="843"/>
        <w:bookmarkEnd w:id="844"/>
        <w:bookmarkEnd w:id="845"/>
        <w:bookmarkEnd w:id="846"/>
        <w:bookmarkEnd w:id="847"/>
      </w:del>
    </w:p>
    <w:p w14:paraId="13BC089C" w14:textId="77777777" w:rsidR="009B2F24" w:rsidRPr="00FD222E" w:rsidDel="00FD222E" w:rsidRDefault="009B2F24" w:rsidP="009B2F24">
      <w:pPr>
        <w:pStyle w:val="Heading3"/>
        <w:rPr>
          <w:del w:id="848" w:author="Joey Tatú" w:date="2019-11-27T14:43:00Z"/>
        </w:rPr>
      </w:pPr>
      <w:del w:id="849" w:author="Joey Tatú" w:date="2019-11-27T14:43:00Z">
        <w:r w:rsidRPr="00FD222E" w:rsidDel="00FD222E">
          <w:delText>Use Case Diagram</w:delText>
        </w:r>
        <w:bookmarkStart w:id="850" w:name="_Toc25763271"/>
        <w:bookmarkStart w:id="851" w:name="_Toc25767663"/>
        <w:bookmarkStart w:id="852" w:name="_Toc26441603"/>
        <w:bookmarkStart w:id="853" w:name="_Toc26441778"/>
        <w:bookmarkStart w:id="854" w:name="_Toc26442649"/>
        <w:bookmarkStart w:id="855" w:name="_Toc26443831"/>
        <w:bookmarkStart w:id="856" w:name="_Toc26872181"/>
        <w:bookmarkStart w:id="857" w:name="_Toc26877893"/>
        <w:bookmarkEnd w:id="850"/>
        <w:bookmarkEnd w:id="851"/>
        <w:bookmarkEnd w:id="852"/>
        <w:bookmarkEnd w:id="853"/>
        <w:bookmarkEnd w:id="854"/>
        <w:bookmarkEnd w:id="855"/>
        <w:bookmarkEnd w:id="856"/>
        <w:bookmarkEnd w:id="857"/>
      </w:del>
    </w:p>
    <w:p w14:paraId="2FA2F435" w14:textId="77777777" w:rsidR="009B2F24" w:rsidRPr="00FD222E" w:rsidDel="00FD222E" w:rsidRDefault="009B2F24" w:rsidP="009B2F24">
      <w:pPr>
        <w:pStyle w:val="Heading3"/>
        <w:rPr>
          <w:del w:id="858" w:author="Joey Tatú" w:date="2019-11-27T14:43:00Z"/>
        </w:rPr>
      </w:pPr>
      <w:del w:id="859" w:author="Joey Tatú" w:date="2019-11-27T14:43:00Z">
        <w:r w:rsidRPr="00123095" w:rsidDel="00FD222E">
          <w:rPr>
            <w:b w:val="0"/>
            <w:bCs w:val="0"/>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860" w:name="_Toc25763272"/>
        <w:bookmarkStart w:id="861" w:name="_Toc25767664"/>
        <w:bookmarkStart w:id="862" w:name="_Toc26441604"/>
        <w:bookmarkStart w:id="863" w:name="_Toc26441779"/>
        <w:bookmarkStart w:id="864" w:name="_Toc26442650"/>
        <w:bookmarkStart w:id="865" w:name="_Toc26443832"/>
        <w:bookmarkStart w:id="866" w:name="_Toc26872182"/>
        <w:bookmarkStart w:id="867" w:name="_Toc26877894"/>
        <w:bookmarkEnd w:id="860"/>
        <w:bookmarkEnd w:id="861"/>
        <w:bookmarkEnd w:id="862"/>
        <w:bookmarkEnd w:id="863"/>
        <w:bookmarkEnd w:id="864"/>
        <w:bookmarkEnd w:id="865"/>
        <w:bookmarkEnd w:id="866"/>
        <w:bookmarkEnd w:id="867"/>
      </w:del>
    </w:p>
    <w:p w14:paraId="197F5D30" w14:textId="77777777" w:rsidR="009B2F24" w:rsidRPr="00FD222E" w:rsidDel="00FD222E" w:rsidRDefault="009B2F24" w:rsidP="009B2F24">
      <w:pPr>
        <w:pStyle w:val="Heading3"/>
        <w:rPr>
          <w:del w:id="868" w:author="Joey Tatú" w:date="2019-11-27T14:43:00Z"/>
        </w:rPr>
      </w:pPr>
      <w:del w:id="869" w:author="Joey Tatú" w:date="2019-11-27T14:43:00Z">
        <w:r w:rsidRPr="00FD222E" w:rsidDel="00FD222E">
          <w:delText>Flow Description</w:delText>
        </w:r>
        <w:bookmarkStart w:id="870" w:name="_Toc25763273"/>
        <w:bookmarkStart w:id="871" w:name="_Toc25767665"/>
        <w:bookmarkStart w:id="872" w:name="_Toc26441605"/>
        <w:bookmarkStart w:id="873" w:name="_Toc26441780"/>
        <w:bookmarkStart w:id="874" w:name="_Toc26442651"/>
        <w:bookmarkStart w:id="875" w:name="_Toc26443833"/>
        <w:bookmarkStart w:id="876" w:name="_Toc26872183"/>
        <w:bookmarkStart w:id="877" w:name="_Toc26877895"/>
        <w:bookmarkEnd w:id="870"/>
        <w:bookmarkEnd w:id="871"/>
        <w:bookmarkEnd w:id="872"/>
        <w:bookmarkEnd w:id="873"/>
        <w:bookmarkEnd w:id="874"/>
        <w:bookmarkEnd w:id="875"/>
        <w:bookmarkEnd w:id="876"/>
        <w:bookmarkEnd w:id="877"/>
      </w:del>
    </w:p>
    <w:p w14:paraId="4626BC4D" w14:textId="77777777" w:rsidR="009B2F24" w:rsidRPr="00FD222E" w:rsidDel="00FD222E" w:rsidRDefault="009B2F24" w:rsidP="009B2F24">
      <w:pPr>
        <w:pStyle w:val="Heading3"/>
        <w:rPr>
          <w:del w:id="878" w:author="Joey Tatú" w:date="2019-11-27T14:43:00Z"/>
        </w:rPr>
      </w:pPr>
      <w:del w:id="879" w:author="Joey Tatú" w:date="2019-11-27T14:43:00Z">
        <w:r w:rsidRPr="00FD222E" w:rsidDel="00FD222E">
          <w:delText>Precondition</w:delText>
        </w:r>
        <w:bookmarkStart w:id="880" w:name="_Toc25763274"/>
        <w:bookmarkStart w:id="881" w:name="_Toc25767666"/>
        <w:bookmarkStart w:id="882" w:name="_Toc26441606"/>
        <w:bookmarkStart w:id="883" w:name="_Toc26441781"/>
        <w:bookmarkStart w:id="884" w:name="_Toc26442652"/>
        <w:bookmarkStart w:id="885" w:name="_Toc26443834"/>
        <w:bookmarkStart w:id="886" w:name="_Toc26872184"/>
        <w:bookmarkStart w:id="887" w:name="_Toc26877896"/>
        <w:bookmarkEnd w:id="880"/>
        <w:bookmarkEnd w:id="881"/>
        <w:bookmarkEnd w:id="882"/>
        <w:bookmarkEnd w:id="883"/>
        <w:bookmarkEnd w:id="884"/>
        <w:bookmarkEnd w:id="885"/>
        <w:bookmarkEnd w:id="886"/>
        <w:bookmarkEnd w:id="887"/>
      </w:del>
    </w:p>
    <w:p w14:paraId="5712A2D9" w14:textId="77777777" w:rsidR="009B2F24" w:rsidRPr="00FD222E" w:rsidDel="00FD222E" w:rsidRDefault="009B2F24" w:rsidP="009B2F24">
      <w:pPr>
        <w:pStyle w:val="Heading3"/>
        <w:rPr>
          <w:del w:id="888" w:author="Joey Tatú" w:date="2019-11-27T14:43:00Z"/>
        </w:rPr>
      </w:pPr>
      <w:del w:id="889" w:author="Joey Tatú" w:date="2019-11-27T14:43:00Z">
        <w:r w:rsidRPr="00FD222E" w:rsidDel="00FD222E">
          <w:delText>The System is active and working correctly</w:delText>
        </w:r>
        <w:bookmarkStart w:id="890" w:name="_Toc25763275"/>
        <w:bookmarkStart w:id="891" w:name="_Toc25767667"/>
        <w:bookmarkStart w:id="892" w:name="_Toc26441607"/>
        <w:bookmarkStart w:id="893" w:name="_Toc26441782"/>
        <w:bookmarkStart w:id="894" w:name="_Toc26442653"/>
        <w:bookmarkStart w:id="895" w:name="_Toc26443835"/>
        <w:bookmarkStart w:id="896" w:name="_Toc26872185"/>
        <w:bookmarkStart w:id="897" w:name="_Toc26877897"/>
        <w:bookmarkEnd w:id="890"/>
        <w:bookmarkEnd w:id="891"/>
        <w:bookmarkEnd w:id="892"/>
        <w:bookmarkEnd w:id="893"/>
        <w:bookmarkEnd w:id="894"/>
        <w:bookmarkEnd w:id="895"/>
        <w:bookmarkEnd w:id="896"/>
        <w:bookmarkEnd w:id="897"/>
      </w:del>
    </w:p>
    <w:p w14:paraId="00FE469D" w14:textId="77777777" w:rsidR="009B2F24" w:rsidRPr="00FD222E" w:rsidDel="00FD222E" w:rsidRDefault="009B2F24" w:rsidP="009B2F24">
      <w:pPr>
        <w:pStyle w:val="Heading3"/>
        <w:rPr>
          <w:del w:id="898" w:author="Joey Tatú" w:date="2019-11-27T14:43:00Z"/>
        </w:rPr>
      </w:pPr>
      <w:del w:id="899" w:author="Joey Tatú" w:date="2019-11-27T14:43:00Z">
        <w:r w:rsidRPr="00FD222E" w:rsidDel="00FD222E">
          <w:delText>The Artist is signed in</w:delText>
        </w:r>
        <w:bookmarkStart w:id="900" w:name="_Toc25763276"/>
        <w:bookmarkStart w:id="901" w:name="_Toc25767668"/>
        <w:bookmarkStart w:id="902" w:name="_Toc26441608"/>
        <w:bookmarkStart w:id="903" w:name="_Toc26441783"/>
        <w:bookmarkStart w:id="904" w:name="_Toc26442654"/>
        <w:bookmarkStart w:id="905" w:name="_Toc26443836"/>
        <w:bookmarkStart w:id="906" w:name="_Toc26872186"/>
        <w:bookmarkStart w:id="907" w:name="_Toc26877898"/>
        <w:bookmarkEnd w:id="900"/>
        <w:bookmarkEnd w:id="901"/>
        <w:bookmarkEnd w:id="902"/>
        <w:bookmarkEnd w:id="903"/>
        <w:bookmarkEnd w:id="904"/>
        <w:bookmarkEnd w:id="905"/>
        <w:bookmarkEnd w:id="906"/>
        <w:bookmarkEnd w:id="907"/>
      </w:del>
    </w:p>
    <w:p w14:paraId="35E7981A" w14:textId="77777777" w:rsidR="009B2F24" w:rsidRPr="00FD222E" w:rsidDel="00FD222E" w:rsidRDefault="009B2F24" w:rsidP="009B2F24">
      <w:pPr>
        <w:pStyle w:val="Heading3"/>
        <w:rPr>
          <w:del w:id="908" w:author="Joey Tatú" w:date="2019-11-27T14:43:00Z"/>
        </w:rPr>
      </w:pPr>
      <w:del w:id="909" w:author="Joey Tatú" w:date="2019-11-27T14:43:00Z">
        <w:r w:rsidRPr="00FD222E" w:rsidDel="00FD222E">
          <w:delText>The Artist has not previously created a Page.</w:delText>
        </w:r>
        <w:bookmarkStart w:id="910" w:name="_Toc25763277"/>
        <w:bookmarkStart w:id="911" w:name="_Toc25767669"/>
        <w:bookmarkStart w:id="912" w:name="_Toc26441609"/>
        <w:bookmarkStart w:id="913" w:name="_Toc26441784"/>
        <w:bookmarkStart w:id="914" w:name="_Toc26442655"/>
        <w:bookmarkStart w:id="915" w:name="_Toc26443837"/>
        <w:bookmarkStart w:id="916" w:name="_Toc26872187"/>
        <w:bookmarkStart w:id="917" w:name="_Toc26877899"/>
        <w:bookmarkEnd w:id="910"/>
        <w:bookmarkEnd w:id="911"/>
        <w:bookmarkEnd w:id="912"/>
        <w:bookmarkEnd w:id="913"/>
        <w:bookmarkEnd w:id="914"/>
        <w:bookmarkEnd w:id="915"/>
        <w:bookmarkEnd w:id="916"/>
        <w:bookmarkEnd w:id="917"/>
      </w:del>
    </w:p>
    <w:p w14:paraId="10C2F797" w14:textId="77777777" w:rsidR="009B2F24" w:rsidRPr="00FD222E" w:rsidDel="00FD222E" w:rsidRDefault="009B2F24" w:rsidP="009B2F24">
      <w:pPr>
        <w:pStyle w:val="Heading3"/>
        <w:rPr>
          <w:del w:id="918" w:author="Joey Tatú" w:date="2019-11-27T14:43:00Z"/>
        </w:rPr>
      </w:pPr>
      <w:del w:id="919" w:author="Joey Tatú" w:date="2019-11-27T14:21:00Z">
        <w:r w:rsidRPr="00FD222E" w:rsidDel="0060759B">
          <w:delText>MySQL</w:delText>
        </w:r>
      </w:del>
      <w:del w:id="920" w:author="Joey Tatú" w:date="2019-11-27T14:43:00Z">
        <w:r w:rsidRPr="00FD222E" w:rsidDel="00FD222E">
          <w:delText xml:space="preserve"> is connecting correctly.</w:delText>
        </w:r>
        <w:bookmarkStart w:id="921" w:name="_Toc25763278"/>
        <w:bookmarkStart w:id="922" w:name="_Toc25767670"/>
        <w:bookmarkStart w:id="923" w:name="_Toc26441610"/>
        <w:bookmarkStart w:id="924" w:name="_Toc26441785"/>
        <w:bookmarkStart w:id="925" w:name="_Toc26442656"/>
        <w:bookmarkStart w:id="926" w:name="_Toc26443838"/>
        <w:bookmarkStart w:id="927" w:name="_Toc26872188"/>
        <w:bookmarkStart w:id="928" w:name="_Toc26877900"/>
        <w:bookmarkEnd w:id="921"/>
        <w:bookmarkEnd w:id="922"/>
        <w:bookmarkEnd w:id="923"/>
        <w:bookmarkEnd w:id="924"/>
        <w:bookmarkEnd w:id="925"/>
        <w:bookmarkEnd w:id="926"/>
        <w:bookmarkEnd w:id="927"/>
        <w:bookmarkEnd w:id="928"/>
      </w:del>
    </w:p>
    <w:p w14:paraId="22A10824" w14:textId="77777777" w:rsidR="009B2F24" w:rsidRPr="00FD222E" w:rsidDel="00FD222E" w:rsidRDefault="009B2F24" w:rsidP="009B2F24">
      <w:pPr>
        <w:pStyle w:val="Heading3"/>
        <w:rPr>
          <w:del w:id="929" w:author="Joey Tatú" w:date="2019-11-27T14:43:00Z"/>
        </w:rPr>
      </w:pPr>
      <w:del w:id="930" w:author="Joey Tatú" w:date="2019-11-27T14:43:00Z">
        <w:r w:rsidRPr="00FD222E" w:rsidDel="00FD222E">
          <w:delText>An Error log file is stored within the website’s files.</w:delText>
        </w:r>
        <w:bookmarkStart w:id="931" w:name="_Toc25763279"/>
        <w:bookmarkStart w:id="932" w:name="_Toc25767671"/>
        <w:bookmarkStart w:id="933" w:name="_Toc26441611"/>
        <w:bookmarkStart w:id="934" w:name="_Toc26441786"/>
        <w:bookmarkStart w:id="935" w:name="_Toc26442657"/>
        <w:bookmarkStart w:id="936" w:name="_Toc26443839"/>
        <w:bookmarkStart w:id="937" w:name="_Toc26872189"/>
        <w:bookmarkStart w:id="938" w:name="_Toc26877901"/>
        <w:bookmarkEnd w:id="931"/>
        <w:bookmarkEnd w:id="932"/>
        <w:bookmarkEnd w:id="933"/>
        <w:bookmarkEnd w:id="934"/>
        <w:bookmarkEnd w:id="935"/>
        <w:bookmarkEnd w:id="936"/>
        <w:bookmarkEnd w:id="937"/>
        <w:bookmarkEnd w:id="938"/>
      </w:del>
    </w:p>
    <w:p w14:paraId="16C20DF8" w14:textId="77777777" w:rsidR="009B2F24" w:rsidRPr="00FD222E" w:rsidDel="00FD222E" w:rsidRDefault="009B2F24" w:rsidP="009B2F24">
      <w:pPr>
        <w:pStyle w:val="Heading3"/>
        <w:rPr>
          <w:del w:id="939" w:author="Joey Tatú" w:date="2019-11-27T14:43:00Z"/>
        </w:rPr>
      </w:pPr>
      <w:del w:id="940" w:author="Joey Tatú" w:date="2019-11-27T14:43:00Z">
        <w:r w:rsidRPr="00FD222E" w:rsidDel="00FD222E">
          <w:delText>Activation</w:delText>
        </w:r>
        <w:bookmarkStart w:id="941" w:name="_Toc25763280"/>
        <w:bookmarkStart w:id="942" w:name="_Toc25767672"/>
        <w:bookmarkStart w:id="943" w:name="_Toc26441612"/>
        <w:bookmarkStart w:id="944" w:name="_Toc26441787"/>
        <w:bookmarkStart w:id="945" w:name="_Toc26442658"/>
        <w:bookmarkStart w:id="946" w:name="_Toc26443840"/>
        <w:bookmarkStart w:id="947" w:name="_Toc26872190"/>
        <w:bookmarkStart w:id="948" w:name="_Toc26877902"/>
        <w:bookmarkEnd w:id="941"/>
        <w:bookmarkEnd w:id="942"/>
        <w:bookmarkEnd w:id="943"/>
        <w:bookmarkEnd w:id="944"/>
        <w:bookmarkEnd w:id="945"/>
        <w:bookmarkEnd w:id="946"/>
        <w:bookmarkEnd w:id="947"/>
        <w:bookmarkEnd w:id="948"/>
      </w:del>
    </w:p>
    <w:p w14:paraId="2D9EA21C" w14:textId="77777777" w:rsidR="009B2F24" w:rsidRPr="00FD222E" w:rsidDel="00FD222E" w:rsidRDefault="009B2F24" w:rsidP="009B2F24">
      <w:pPr>
        <w:pStyle w:val="Heading3"/>
        <w:rPr>
          <w:del w:id="949" w:author="Joey Tatú" w:date="2019-11-27T14:43:00Z"/>
        </w:rPr>
      </w:pPr>
      <w:del w:id="950" w:author="Joey Tatú" w:date="2019-11-27T14:43:00Z">
        <w:r w:rsidRPr="00FD222E" w:rsidDel="00FD222E">
          <w:delText>This use case begins when the artist selects “Create Artist Page” from their home menu.</w:delText>
        </w:r>
        <w:bookmarkStart w:id="951" w:name="_Toc25763281"/>
        <w:bookmarkStart w:id="952" w:name="_Toc25767673"/>
        <w:bookmarkStart w:id="953" w:name="_Toc26441613"/>
        <w:bookmarkStart w:id="954" w:name="_Toc26441788"/>
        <w:bookmarkStart w:id="955" w:name="_Toc26442659"/>
        <w:bookmarkStart w:id="956" w:name="_Toc26443841"/>
        <w:bookmarkStart w:id="957" w:name="_Toc26872191"/>
        <w:bookmarkStart w:id="958" w:name="_Toc26877903"/>
        <w:bookmarkEnd w:id="951"/>
        <w:bookmarkEnd w:id="952"/>
        <w:bookmarkEnd w:id="953"/>
        <w:bookmarkEnd w:id="954"/>
        <w:bookmarkEnd w:id="955"/>
        <w:bookmarkEnd w:id="956"/>
        <w:bookmarkEnd w:id="957"/>
        <w:bookmarkEnd w:id="958"/>
      </w:del>
    </w:p>
    <w:p w14:paraId="39BDDCCC" w14:textId="77777777" w:rsidR="009B2F24" w:rsidRPr="00FD222E" w:rsidDel="00FD222E" w:rsidRDefault="009B2F24" w:rsidP="009B2F24">
      <w:pPr>
        <w:pStyle w:val="Heading3"/>
        <w:rPr>
          <w:del w:id="959" w:author="Joey Tatú" w:date="2019-11-27T14:43:00Z"/>
        </w:rPr>
      </w:pPr>
      <w:del w:id="960" w:author="Joey Tatú" w:date="2019-11-27T14:43:00Z">
        <w:r w:rsidRPr="00FD222E" w:rsidDel="00FD222E">
          <w:delText>Main flow</w:delText>
        </w:r>
        <w:bookmarkStart w:id="961" w:name="_Toc25763282"/>
        <w:bookmarkStart w:id="962" w:name="_Toc25767674"/>
        <w:bookmarkStart w:id="963" w:name="_Toc26441614"/>
        <w:bookmarkStart w:id="964" w:name="_Toc26441789"/>
        <w:bookmarkStart w:id="965" w:name="_Toc26442660"/>
        <w:bookmarkStart w:id="966" w:name="_Toc26443842"/>
        <w:bookmarkStart w:id="967" w:name="_Toc26872192"/>
        <w:bookmarkStart w:id="968" w:name="_Toc26877904"/>
        <w:bookmarkEnd w:id="961"/>
        <w:bookmarkEnd w:id="962"/>
        <w:bookmarkEnd w:id="963"/>
        <w:bookmarkEnd w:id="964"/>
        <w:bookmarkEnd w:id="965"/>
        <w:bookmarkEnd w:id="966"/>
        <w:bookmarkEnd w:id="967"/>
        <w:bookmarkEnd w:id="968"/>
      </w:del>
    </w:p>
    <w:p w14:paraId="43CC42AB" w14:textId="77777777" w:rsidR="009B2F24" w:rsidRPr="00FD222E" w:rsidDel="00FD222E" w:rsidRDefault="009B2F24" w:rsidP="009B2F24">
      <w:pPr>
        <w:pStyle w:val="Heading3"/>
        <w:rPr>
          <w:del w:id="969" w:author="Joey Tatú" w:date="2019-11-27T14:43:00Z"/>
        </w:rPr>
      </w:pPr>
      <w:del w:id="970" w:author="Joey Tatú" w:date="2019-11-27T14:43:00Z">
        <w:r w:rsidRPr="00FD222E" w:rsidDel="00FD222E">
          <w:delText>The Artist selects “Create Artist Page” &lt;See A1&gt;</w:delText>
        </w:r>
        <w:bookmarkStart w:id="971" w:name="_Toc25763283"/>
        <w:bookmarkStart w:id="972" w:name="_Toc25767675"/>
        <w:bookmarkStart w:id="973" w:name="_Toc26441615"/>
        <w:bookmarkStart w:id="974" w:name="_Toc26441790"/>
        <w:bookmarkStart w:id="975" w:name="_Toc26442661"/>
        <w:bookmarkStart w:id="976" w:name="_Toc26443843"/>
        <w:bookmarkStart w:id="977" w:name="_Toc26872193"/>
        <w:bookmarkStart w:id="978" w:name="_Toc26877905"/>
        <w:bookmarkEnd w:id="971"/>
        <w:bookmarkEnd w:id="972"/>
        <w:bookmarkEnd w:id="973"/>
        <w:bookmarkEnd w:id="974"/>
        <w:bookmarkEnd w:id="975"/>
        <w:bookmarkEnd w:id="976"/>
        <w:bookmarkEnd w:id="977"/>
        <w:bookmarkEnd w:id="978"/>
      </w:del>
    </w:p>
    <w:p w14:paraId="0E267BAE" w14:textId="77777777" w:rsidR="009B2F24" w:rsidRPr="00FD222E" w:rsidDel="00FD222E" w:rsidRDefault="009B2F24" w:rsidP="009B2F24">
      <w:pPr>
        <w:pStyle w:val="Heading3"/>
        <w:rPr>
          <w:del w:id="979" w:author="Joey Tatú" w:date="2019-11-27T14:43:00Z"/>
        </w:rPr>
      </w:pPr>
      <w:del w:id="980" w:author="Joey Tatú" w:date="2019-11-27T14:43:00Z">
        <w:r w:rsidRPr="00FD222E" w:rsidDel="00FD222E">
          <w:delText>The System brings the Artist to the Edit Artist Page settings.</w:delText>
        </w:r>
        <w:bookmarkStart w:id="981" w:name="_Toc25763284"/>
        <w:bookmarkStart w:id="982" w:name="_Toc25767676"/>
        <w:bookmarkStart w:id="983" w:name="_Toc26441616"/>
        <w:bookmarkStart w:id="984" w:name="_Toc26441791"/>
        <w:bookmarkStart w:id="985" w:name="_Toc26442662"/>
        <w:bookmarkStart w:id="986" w:name="_Toc26443844"/>
        <w:bookmarkStart w:id="987" w:name="_Toc26872194"/>
        <w:bookmarkStart w:id="988" w:name="_Toc26877906"/>
        <w:bookmarkEnd w:id="981"/>
        <w:bookmarkEnd w:id="982"/>
        <w:bookmarkEnd w:id="983"/>
        <w:bookmarkEnd w:id="984"/>
        <w:bookmarkEnd w:id="985"/>
        <w:bookmarkEnd w:id="986"/>
        <w:bookmarkEnd w:id="987"/>
        <w:bookmarkEnd w:id="988"/>
      </w:del>
    </w:p>
    <w:p w14:paraId="756388B7" w14:textId="77777777" w:rsidR="009B2F24" w:rsidRPr="00FD222E" w:rsidDel="00FD222E" w:rsidRDefault="009B2F24" w:rsidP="009B2F24">
      <w:pPr>
        <w:pStyle w:val="Heading3"/>
        <w:rPr>
          <w:del w:id="989" w:author="Joey Tatú" w:date="2019-11-27T14:43:00Z"/>
        </w:rPr>
      </w:pPr>
      <w:del w:id="990" w:author="Joey Tatú" w:date="2019-11-27T14:43:00Z">
        <w:r w:rsidRPr="00FD222E" w:rsidDel="00FD222E">
          <w:delText>The Artist enters the relevant details.</w:delText>
        </w:r>
        <w:bookmarkStart w:id="991" w:name="_Toc25763285"/>
        <w:bookmarkStart w:id="992" w:name="_Toc25767677"/>
        <w:bookmarkStart w:id="993" w:name="_Toc26441617"/>
        <w:bookmarkStart w:id="994" w:name="_Toc26441792"/>
        <w:bookmarkStart w:id="995" w:name="_Toc26442663"/>
        <w:bookmarkStart w:id="996" w:name="_Toc26443845"/>
        <w:bookmarkStart w:id="997" w:name="_Toc26872195"/>
        <w:bookmarkStart w:id="998" w:name="_Toc26877907"/>
        <w:bookmarkEnd w:id="991"/>
        <w:bookmarkEnd w:id="992"/>
        <w:bookmarkEnd w:id="993"/>
        <w:bookmarkEnd w:id="994"/>
        <w:bookmarkEnd w:id="995"/>
        <w:bookmarkEnd w:id="996"/>
        <w:bookmarkEnd w:id="997"/>
        <w:bookmarkEnd w:id="998"/>
      </w:del>
    </w:p>
    <w:p w14:paraId="0680D1C4" w14:textId="77777777" w:rsidR="009B2F24" w:rsidRPr="00FD222E" w:rsidDel="00FD222E" w:rsidRDefault="009B2F24" w:rsidP="009B2F24">
      <w:pPr>
        <w:pStyle w:val="Heading3"/>
        <w:rPr>
          <w:del w:id="999" w:author="Joey Tatú" w:date="2019-11-27T14:43:00Z"/>
        </w:rPr>
      </w:pPr>
      <w:del w:id="1000" w:author="Joey Tatú" w:date="2019-11-27T14:43:00Z">
        <w:r w:rsidRPr="00FD222E" w:rsidDel="00FD222E">
          <w:delText>[Such details include but not limited to the shop name, address, type (tattoos, piercings, body mods, all), gallery, and so on]</w:delText>
        </w:r>
        <w:bookmarkStart w:id="1001" w:name="_Toc25763286"/>
        <w:bookmarkStart w:id="1002" w:name="_Toc25767678"/>
        <w:bookmarkStart w:id="1003" w:name="_Toc26441618"/>
        <w:bookmarkStart w:id="1004" w:name="_Toc26441793"/>
        <w:bookmarkStart w:id="1005" w:name="_Toc26442664"/>
        <w:bookmarkStart w:id="1006" w:name="_Toc26443846"/>
        <w:bookmarkStart w:id="1007" w:name="_Toc26872196"/>
        <w:bookmarkStart w:id="1008" w:name="_Toc26877908"/>
        <w:bookmarkEnd w:id="1001"/>
        <w:bookmarkEnd w:id="1002"/>
        <w:bookmarkEnd w:id="1003"/>
        <w:bookmarkEnd w:id="1004"/>
        <w:bookmarkEnd w:id="1005"/>
        <w:bookmarkEnd w:id="1006"/>
        <w:bookmarkEnd w:id="1007"/>
        <w:bookmarkEnd w:id="1008"/>
      </w:del>
    </w:p>
    <w:p w14:paraId="16FBF44B" w14:textId="77777777" w:rsidR="009B2F24" w:rsidRPr="00FD222E" w:rsidDel="00FD222E" w:rsidRDefault="009B2F24" w:rsidP="009B2F24">
      <w:pPr>
        <w:pStyle w:val="Heading3"/>
        <w:rPr>
          <w:del w:id="1009" w:author="Joey Tatú" w:date="2019-11-27T14:43:00Z"/>
        </w:rPr>
      </w:pPr>
      <w:del w:id="1010" w:author="Joey Tatú" w:date="2019-11-27T14:43:00Z">
        <w:r w:rsidRPr="00FD222E" w:rsidDel="00FD222E">
          <w:delText>The User selects “Continue”.</w:delText>
        </w:r>
        <w:bookmarkStart w:id="1011" w:name="_Toc25763287"/>
        <w:bookmarkStart w:id="1012" w:name="_Toc25767679"/>
        <w:bookmarkStart w:id="1013" w:name="_Toc26441619"/>
        <w:bookmarkStart w:id="1014" w:name="_Toc26441794"/>
        <w:bookmarkStart w:id="1015" w:name="_Toc26442665"/>
        <w:bookmarkStart w:id="1016" w:name="_Toc26443847"/>
        <w:bookmarkStart w:id="1017" w:name="_Toc26872197"/>
        <w:bookmarkStart w:id="1018" w:name="_Toc26877909"/>
        <w:bookmarkEnd w:id="1011"/>
        <w:bookmarkEnd w:id="1012"/>
        <w:bookmarkEnd w:id="1013"/>
        <w:bookmarkEnd w:id="1014"/>
        <w:bookmarkEnd w:id="1015"/>
        <w:bookmarkEnd w:id="1016"/>
        <w:bookmarkEnd w:id="1017"/>
        <w:bookmarkEnd w:id="1018"/>
      </w:del>
    </w:p>
    <w:p w14:paraId="5AD79B8A" w14:textId="77777777" w:rsidR="009B2F24" w:rsidRPr="00FD222E" w:rsidDel="00FD222E" w:rsidRDefault="009B2F24" w:rsidP="009B2F24">
      <w:pPr>
        <w:pStyle w:val="Heading3"/>
        <w:rPr>
          <w:del w:id="1019" w:author="Joey Tatú" w:date="2019-11-27T14:43:00Z"/>
        </w:rPr>
      </w:pPr>
      <w:del w:id="1020" w:author="Joey Tatú" w:date="2019-11-27T14:43:00Z">
        <w:r w:rsidRPr="00FD222E" w:rsidDel="00FD222E">
          <w:delText xml:space="preserve">The System encrypts this information and put it into the </w:delText>
        </w:r>
      </w:del>
      <w:del w:id="1021" w:author="Joey Tatú" w:date="2019-11-27T14:21:00Z">
        <w:r w:rsidRPr="00FD222E" w:rsidDel="0060759B">
          <w:delText>MySQL</w:delText>
        </w:r>
      </w:del>
      <w:del w:id="1022" w:author="Joey Tatú" w:date="2019-11-27T14:43:00Z">
        <w:r w:rsidRPr="00FD222E" w:rsidDel="00FD222E">
          <w:delText xml:space="preserve"> database.</w:delText>
        </w:r>
        <w:bookmarkStart w:id="1023" w:name="_Toc25763288"/>
        <w:bookmarkStart w:id="1024" w:name="_Toc25767680"/>
        <w:bookmarkStart w:id="1025" w:name="_Toc26441620"/>
        <w:bookmarkStart w:id="1026" w:name="_Toc26441795"/>
        <w:bookmarkStart w:id="1027" w:name="_Toc26442666"/>
        <w:bookmarkStart w:id="1028" w:name="_Toc26443848"/>
        <w:bookmarkStart w:id="1029" w:name="_Toc26872198"/>
        <w:bookmarkStart w:id="1030" w:name="_Toc26877910"/>
        <w:bookmarkEnd w:id="1023"/>
        <w:bookmarkEnd w:id="1024"/>
        <w:bookmarkEnd w:id="1025"/>
        <w:bookmarkEnd w:id="1026"/>
        <w:bookmarkEnd w:id="1027"/>
        <w:bookmarkEnd w:id="1028"/>
        <w:bookmarkEnd w:id="1029"/>
        <w:bookmarkEnd w:id="1030"/>
      </w:del>
    </w:p>
    <w:p w14:paraId="1C76E31D" w14:textId="77777777" w:rsidR="009B2F24" w:rsidRPr="00FD222E" w:rsidDel="00FD222E" w:rsidRDefault="009B2F24" w:rsidP="009B2F24">
      <w:pPr>
        <w:pStyle w:val="Heading3"/>
        <w:rPr>
          <w:del w:id="1031" w:author="Joey Tatú" w:date="2019-11-27T14:43:00Z"/>
        </w:rPr>
      </w:pPr>
      <w:del w:id="1032" w:author="Joey Tatú" w:date="2019-11-27T14:43:00Z">
        <w:r w:rsidRPr="00FD222E" w:rsidDel="00FD222E">
          <w:delText>The System shows the User the home page.</w:delText>
        </w:r>
        <w:bookmarkStart w:id="1033" w:name="_Toc25763289"/>
        <w:bookmarkStart w:id="1034" w:name="_Toc25767681"/>
        <w:bookmarkStart w:id="1035" w:name="_Toc26441621"/>
        <w:bookmarkStart w:id="1036" w:name="_Toc26441796"/>
        <w:bookmarkStart w:id="1037" w:name="_Toc26442667"/>
        <w:bookmarkStart w:id="1038" w:name="_Toc26443849"/>
        <w:bookmarkStart w:id="1039" w:name="_Toc26872199"/>
        <w:bookmarkStart w:id="1040" w:name="_Toc26877911"/>
        <w:bookmarkEnd w:id="1033"/>
        <w:bookmarkEnd w:id="1034"/>
        <w:bookmarkEnd w:id="1035"/>
        <w:bookmarkEnd w:id="1036"/>
        <w:bookmarkEnd w:id="1037"/>
        <w:bookmarkEnd w:id="1038"/>
        <w:bookmarkEnd w:id="1039"/>
        <w:bookmarkEnd w:id="1040"/>
      </w:del>
    </w:p>
    <w:p w14:paraId="17F38B2E" w14:textId="77777777" w:rsidR="009B2F24" w:rsidRPr="00FD222E" w:rsidDel="00FD222E" w:rsidRDefault="009B2F24" w:rsidP="009B2F24">
      <w:pPr>
        <w:pStyle w:val="Heading3"/>
        <w:rPr>
          <w:del w:id="1041" w:author="Joey Tatú" w:date="2019-11-27T14:43:00Z"/>
        </w:rPr>
      </w:pPr>
      <w:del w:id="1042" w:author="Joey Tatú" w:date="2019-11-27T14:43:00Z">
        <w:r w:rsidRPr="00FD222E" w:rsidDel="00FD222E">
          <w:delText>Alternate flow</w:delText>
        </w:r>
        <w:bookmarkStart w:id="1043" w:name="_Toc25763290"/>
        <w:bookmarkStart w:id="1044" w:name="_Toc25767682"/>
        <w:bookmarkStart w:id="1045" w:name="_Toc26441622"/>
        <w:bookmarkStart w:id="1046" w:name="_Toc26441797"/>
        <w:bookmarkStart w:id="1047" w:name="_Toc26442668"/>
        <w:bookmarkStart w:id="1048" w:name="_Toc26443850"/>
        <w:bookmarkStart w:id="1049" w:name="_Toc26872200"/>
        <w:bookmarkStart w:id="1050" w:name="_Toc26877912"/>
        <w:bookmarkEnd w:id="1043"/>
        <w:bookmarkEnd w:id="1044"/>
        <w:bookmarkEnd w:id="1045"/>
        <w:bookmarkEnd w:id="1046"/>
        <w:bookmarkEnd w:id="1047"/>
        <w:bookmarkEnd w:id="1048"/>
        <w:bookmarkEnd w:id="1049"/>
        <w:bookmarkEnd w:id="1050"/>
      </w:del>
    </w:p>
    <w:p w14:paraId="752F2DAA" w14:textId="77777777" w:rsidR="009B2F24" w:rsidRPr="00FD222E" w:rsidDel="00FD222E" w:rsidRDefault="009B2F24" w:rsidP="009B2F24">
      <w:pPr>
        <w:pStyle w:val="Heading3"/>
        <w:rPr>
          <w:del w:id="1051" w:author="Joey Tatú" w:date="2019-11-27T14:43:00Z"/>
        </w:rPr>
      </w:pPr>
      <w:del w:id="1052" w:author="Joey Tatú" w:date="2019-11-27T14:43:00Z">
        <w:r w:rsidRPr="00FD222E" w:rsidDel="00FD222E">
          <w:delText>A1: &lt;Edit Page&gt;</w:delText>
        </w:r>
        <w:bookmarkStart w:id="1053" w:name="_Toc25763291"/>
        <w:bookmarkStart w:id="1054" w:name="_Toc25767683"/>
        <w:bookmarkStart w:id="1055" w:name="_Toc26441623"/>
        <w:bookmarkStart w:id="1056" w:name="_Toc26441798"/>
        <w:bookmarkStart w:id="1057" w:name="_Toc26442669"/>
        <w:bookmarkStart w:id="1058" w:name="_Toc26443851"/>
        <w:bookmarkStart w:id="1059" w:name="_Toc26872201"/>
        <w:bookmarkStart w:id="1060" w:name="_Toc26877913"/>
        <w:bookmarkEnd w:id="1053"/>
        <w:bookmarkEnd w:id="1054"/>
        <w:bookmarkEnd w:id="1055"/>
        <w:bookmarkEnd w:id="1056"/>
        <w:bookmarkEnd w:id="1057"/>
        <w:bookmarkEnd w:id="1058"/>
        <w:bookmarkEnd w:id="1059"/>
        <w:bookmarkEnd w:id="1060"/>
      </w:del>
    </w:p>
    <w:p w14:paraId="2DF7B750" w14:textId="77777777" w:rsidR="009B2F24" w:rsidRPr="00FD222E" w:rsidDel="00FD222E" w:rsidRDefault="009B2F24" w:rsidP="009B2F24">
      <w:pPr>
        <w:pStyle w:val="Heading3"/>
        <w:rPr>
          <w:del w:id="1061" w:author="Joey Tatú" w:date="2019-11-27T14:43:00Z"/>
        </w:rPr>
      </w:pPr>
      <w:del w:id="1062" w:author="Joey Tatú" w:date="2019-11-27T14:43:00Z">
        <w:r w:rsidRPr="00FD222E" w:rsidDel="00FD222E">
          <w:delText>The User selects “Edit Artist Page”</w:delText>
        </w:r>
        <w:bookmarkStart w:id="1063" w:name="_Toc25763292"/>
        <w:bookmarkStart w:id="1064" w:name="_Toc25767684"/>
        <w:bookmarkStart w:id="1065" w:name="_Toc26441624"/>
        <w:bookmarkStart w:id="1066" w:name="_Toc26441799"/>
        <w:bookmarkStart w:id="1067" w:name="_Toc26442670"/>
        <w:bookmarkStart w:id="1068" w:name="_Toc26443852"/>
        <w:bookmarkStart w:id="1069" w:name="_Toc26872202"/>
        <w:bookmarkStart w:id="1070" w:name="_Toc26877914"/>
        <w:bookmarkEnd w:id="1063"/>
        <w:bookmarkEnd w:id="1064"/>
        <w:bookmarkEnd w:id="1065"/>
        <w:bookmarkEnd w:id="1066"/>
        <w:bookmarkEnd w:id="1067"/>
        <w:bookmarkEnd w:id="1068"/>
        <w:bookmarkEnd w:id="1069"/>
        <w:bookmarkEnd w:id="1070"/>
      </w:del>
    </w:p>
    <w:p w14:paraId="134048EA" w14:textId="77777777" w:rsidR="009B2F24" w:rsidRPr="00FD222E" w:rsidDel="00FD222E" w:rsidRDefault="009B2F24" w:rsidP="009B2F24">
      <w:pPr>
        <w:pStyle w:val="Heading3"/>
        <w:rPr>
          <w:del w:id="1071" w:author="Joey Tatú" w:date="2019-11-27T14:43:00Z"/>
        </w:rPr>
      </w:pPr>
      <w:del w:id="1072" w:author="Joey Tatú" w:date="2019-11-27T14:43:00Z">
        <w:r w:rsidRPr="00FD222E" w:rsidDel="00FD222E">
          <w:delText>&lt;Returns to number 2 in Main Flow&gt;</w:delText>
        </w:r>
        <w:bookmarkStart w:id="1073" w:name="_Toc25763293"/>
        <w:bookmarkStart w:id="1074" w:name="_Toc25767685"/>
        <w:bookmarkStart w:id="1075" w:name="_Toc26441625"/>
        <w:bookmarkStart w:id="1076" w:name="_Toc26441800"/>
        <w:bookmarkStart w:id="1077" w:name="_Toc26442671"/>
        <w:bookmarkStart w:id="1078" w:name="_Toc26443853"/>
        <w:bookmarkStart w:id="1079" w:name="_Toc26872203"/>
        <w:bookmarkStart w:id="1080" w:name="_Toc26877915"/>
        <w:bookmarkEnd w:id="1073"/>
        <w:bookmarkEnd w:id="1074"/>
        <w:bookmarkEnd w:id="1075"/>
        <w:bookmarkEnd w:id="1076"/>
        <w:bookmarkEnd w:id="1077"/>
        <w:bookmarkEnd w:id="1078"/>
        <w:bookmarkEnd w:id="1079"/>
        <w:bookmarkEnd w:id="1080"/>
      </w:del>
    </w:p>
    <w:p w14:paraId="2439EC1C" w14:textId="77777777" w:rsidR="009B2F24" w:rsidRPr="00FD222E" w:rsidDel="00FD222E" w:rsidRDefault="009B2F24" w:rsidP="009B2F24">
      <w:pPr>
        <w:pStyle w:val="Heading3"/>
        <w:rPr>
          <w:del w:id="1081" w:author="Joey Tatú" w:date="2019-11-27T14:43:00Z"/>
        </w:rPr>
      </w:pPr>
      <w:del w:id="1082" w:author="Joey Tatú" w:date="2019-11-27T14:43:00Z">
        <w:r w:rsidRPr="00FD222E" w:rsidDel="00FD222E">
          <w:delText xml:space="preserve">The System loads the Artist’s Page information from the database. </w:delText>
        </w:r>
        <w:bookmarkStart w:id="1083" w:name="_Toc25763294"/>
        <w:bookmarkStart w:id="1084" w:name="_Toc25767686"/>
        <w:bookmarkStart w:id="1085" w:name="_Toc26441626"/>
        <w:bookmarkStart w:id="1086" w:name="_Toc26441801"/>
        <w:bookmarkStart w:id="1087" w:name="_Toc26442672"/>
        <w:bookmarkStart w:id="1088" w:name="_Toc26443854"/>
        <w:bookmarkStart w:id="1089" w:name="_Toc26872204"/>
        <w:bookmarkStart w:id="1090" w:name="_Toc26877916"/>
        <w:bookmarkEnd w:id="1083"/>
        <w:bookmarkEnd w:id="1084"/>
        <w:bookmarkEnd w:id="1085"/>
        <w:bookmarkEnd w:id="1086"/>
        <w:bookmarkEnd w:id="1087"/>
        <w:bookmarkEnd w:id="1088"/>
        <w:bookmarkEnd w:id="1089"/>
        <w:bookmarkEnd w:id="1090"/>
      </w:del>
    </w:p>
    <w:p w14:paraId="5D23C35D" w14:textId="77777777" w:rsidR="009B2F24" w:rsidRPr="00FD222E" w:rsidDel="00FD222E" w:rsidRDefault="009B2F24" w:rsidP="009B2F24">
      <w:pPr>
        <w:pStyle w:val="Heading3"/>
        <w:rPr>
          <w:del w:id="1091" w:author="Joey Tatú" w:date="2019-11-27T14:43:00Z"/>
        </w:rPr>
      </w:pPr>
      <w:del w:id="1092" w:author="Joey Tatú" w:date="2019-11-27T14:43:00Z">
        <w:r w:rsidRPr="00FD222E" w:rsidDel="00FD222E">
          <w:delText>&lt;Returns to number 3 in Main Flow&gt;</w:delText>
        </w:r>
        <w:bookmarkStart w:id="1093" w:name="_Toc25763295"/>
        <w:bookmarkStart w:id="1094" w:name="_Toc25767687"/>
        <w:bookmarkStart w:id="1095" w:name="_Toc26441627"/>
        <w:bookmarkStart w:id="1096" w:name="_Toc26441802"/>
        <w:bookmarkStart w:id="1097" w:name="_Toc26442673"/>
        <w:bookmarkStart w:id="1098" w:name="_Toc26443855"/>
        <w:bookmarkStart w:id="1099" w:name="_Toc26872205"/>
        <w:bookmarkStart w:id="1100" w:name="_Toc26877917"/>
        <w:bookmarkEnd w:id="1093"/>
        <w:bookmarkEnd w:id="1094"/>
        <w:bookmarkEnd w:id="1095"/>
        <w:bookmarkEnd w:id="1096"/>
        <w:bookmarkEnd w:id="1097"/>
        <w:bookmarkEnd w:id="1098"/>
        <w:bookmarkEnd w:id="1099"/>
        <w:bookmarkEnd w:id="1100"/>
      </w:del>
    </w:p>
    <w:p w14:paraId="400AB4C8" w14:textId="77777777" w:rsidR="009B2F24" w:rsidRPr="00FD222E" w:rsidDel="00FD222E" w:rsidRDefault="009B2F24" w:rsidP="009B2F24">
      <w:pPr>
        <w:pStyle w:val="Heading3"/>
        <w:rPr>
          <w:del w:id="1101" w:author="Joey Tatú" w:date="2019-11-27T14:43:00Z"/>
        </w:rPr>
      </w:pPr>
      <w:bookmarkStart w:id="1102" w:name="_Toc25763296"/>
      <w:bookmarkStart w:id="1103" w:name="_Toc25767688"/>
      <w:bookmarkStart w:id="1104" w:name="_Toc26441628"/>
      <w:bookmarkStart w:id="1105" w:name="_Toc26441803"/>
      <w:bookmarkStart w:id="1106" w:name="_Toc26442674"/>
      <w:bookmarkStart w:id="1107" w:name="_Toc26443856"/>
      <w:bookmarkStart w:id="1108" w:name="_Toc26872206"/>
      <w:bookmarkStart w:id="1109" w:name="_Toc26877918"/>
      <w:bookmarkEnd w:id="1102"/>
      <w:bookmarkEnd w:id="1103"/>
      <w:bookmarkEnd w:id="1104"/>
      <w:bookmarkEnd w:id="1105"/>
      <w:bookmarkEnd w:id="1106"/>
      <w:bookmarkEnd w:id="1107"/>
      <w:bookmarkEnd w:id="1108"/>
      <w:bookmarkEnd w:id="1109"/>
    </w:p>
    <w:p w14:paraId="75C62901" w14:textId="77777777" w:rsidR="009B2F24" w:rsidRPr="00FD222E" w:rsidDel="00FD222E" w:rsidRDefault="009B2F24" w:rsidP="009B2F24">
      <w:pPr>
        <w:pStyle w:val="Heading3"/>
        <w:rPr>
          <w:del w:id="1110" w:author="Joey Tatú" w:date="2019-11-27T14:43:00Z"/>
        </w:rPr>
      </w:pPr>
      <w:bookmarkStart w:id="1111" w:name="_Toc25763297"/>
      <w:bookmarkStart w:id="1112" w:name="_Toc25767689"/>
      <w:bookmarkStart w:id="1113" w:name="_Toc26441629"/>
      <w:bookmarkStart w:id="1114" w:name="_Toc26441804"/>
      <w:bookmarkStart w:id="1115" w:name="_Toc26442675"/>
      <w:bookmarkStart w:id="1116" w:name="_Toc26443857"/>
      <w:bookmarkStart w:id="1117" w:name="_Toc26872207"/>
      <w:bookmarkStart w:id="1118" w:name="_Toc26877919"/>
      <w:bookmarkEnd w:id="1111"/>
      <w:bookmarkEnd w:id="1112"/>
      <w:bookmarkEnd w:id="1113"/>
      <w:bookmarkEnd w:id="1114"/>
      <w:bookmarkEnd w:id="1115"/>
      <w:bookmarkEnd w:id="1116"/>
      <w:bookmarkEnd w:id="1117"/>
      <w:bookmarkEnd w:id="1118"/>
    </w:p>
    <w:p w14:paraId="4E200F16" w14:textId="77777777" w:rsidR="009B2F24" w:rsidRPr="00FD222E" w:rsidDel="00FD222E" w:rsidRDefault="009B2F24" w:rsidP="009B2F24">
      <w:pPr>
        <w:pStyle w:val="Heading3"/>
        <w:rPr>
          <w:del w:id="1119" w:author="Joey Tatú" w:date="2019-11-27T14:43:00Z"/>
        </w:rPr>
      </w:pPr>
      <w:del w:id="1120" w:author="Joey Tatú" w:date="2019-11-27T14:43:00Z">
        <w:r w:rsidRPr="00FD222E" w:rsidDel="00FD222E">
          <w:delText>Exceptional flow</w:delText>
        </w:r>
        <w:bookmarkStart w:id="1121" w:name="_Toc25763298"/>
        <w:bookmarkStart w:id="1122" w:name="_Toc25767690"/>
        <w:bookmarkStart w:id="1123" w:name="_Toc26441630"/>
        <w:bookmarkStart w:id="1124" w:name="_Toc26441805"/>
        <w:bookmarkStart w:id="1125" w:name="_Toc26442676"/>
        <w:bookmarkStart w:id="1126" w:name="_Toc26443858"/>
        <w:bookmarkStart w:id="1127" w:name="_Toc26872208"/>
        <w:bookmarkStart w:id="1128" w:name="_Toc26877920"/>
        <w:bookmarkEnd w:id="1121"/>
        <w:bookmarkEnd w:id="1122"/>
        <w:bookmarkEnd w:id="1123"/>
        <w:bookmarkEnd w:id="1124"/>
        <w:bookmarkEnd w:id="1125"/>
        <w:bookmarkEnd w:id="1126"/>
        <w:bookmarkEnd w:id="1127"/>
        <w:bookmarkEnd w:id="1128"/>
      </w:del>
    </w:p>
    <w:p w14:paraId="3EEFA56B" w14:textId="77777777" w:rsidR="009B2F24" w:rsidRPr="00FD222E" w:rsidDel="00FD222E" w:rsidRDefault="009B2F24" w:rsidP="009B2F24">
      <w:pPr>
        <w:pStyle w:val="Heading3"/>
        <w:rPr>
          <w:del w:id="1129" w:author="Joey Tatú" w:date="2019-11-27T14:43:00Z"/>
        </w:rPr>
      </w:pPr>
      <w:del w:id="1130" w:author="Joey Tatú" w:date="2019-11-27T14:43:00Z">
        <w:r w:rsidRPr="00FD222E" w:rsidDel="00FD222E">
          <w:delText xml:space="preserve">E1: System cannot connect to </w:delText>
        </w:r>
      </w:del>
      <w:del w:id="1131" w:author="Joey Tatú" w:date="2019-11-27T14:21:00Z">
        <w:r w:rsidRPr="00FD222E" w:rsidDel="0060759B">
          <w:delText>MySQL</w:delText>
        </w:r>
      </w:del>
      <w:bookmarkStart w:id="1132" w:name="_Toc25763299"/>
      <w:bookmarkStart w:id="1133" w:name="_Toc25767691"/>
      <w:bookmarkStart w:id="1134" w:name="_Toc26441631"/>
      <w:bookmarkStart w:id="1135" w:name="_Toc26441806"/>
      <w:bookmarkStart w:id="1136" w:name="_Toc26442677"/>
      <w:bookmarkStart w:id="1137" w:name="_Toc26443859"/>
      <w:bookmarkStart w:id="1138" w:name="_Toc26872209"/>
      <w:bookmarkStart w:id="1139" w:name="_Toc26877921"/>
      <w:bookmarkEnd w:id="1132"/>
      <w:bookmarkEnd w:id="1133"/>
      <w:bookmarkEnd w:id="1134"/>
      <w:bookmarkEnd w:id="1135"/>
      <w:bookmarkEnd w:id="1136"/>
      <w:bookmarkEnd w:id="1137"/>
      <w:bookmarkEnd w:id="1138"/>
      <w:bookmarkEnd w:id="1139"/>
    </w:p>
    <w:p w14:paraId="0AA9DF54" w14:textId="77777777" w:rsidR="009B2F24" w:rsidRPr="00FD222E" w:rsidDel="00FD222E" w:rsidRDefault="009B2F24" w:rsidP="009B2F24">
      <w:pPr>
        <w:pStyle w:val="Heading3"/>
        <w:rPr>
          <w:del w:id="1140" w:author="Joey Tatú" w:date="2019-11-27T14:43:00Z"/>
        </w:rPr>
      </w:pPr>
      <w:del w:id="1141" w:author="Joey Tatú" w:date="2019-11-27T14:43:00Z">
        <w:r w:rsidRPr="00FD222E" w:rsidDel="00FD222E">
          <w:delText xml:space="preserve">The System cannot connect </w:delText>
        </w:r>
      </w:del>
      <w:del w:id="1142" w:author="Joey Tatú" w:date="2019-11-27T14:21:00Z">
        <w:r w:rsidRPr="00FD222E" w:rsidDel="0060759B">
          <w:delText>MySQL</w:delText>
        </w:r>
      </w:del>
      <w:del w:id="1143" w:author="Joey Tatú" w:date="2019-11-27T14:43:00Z">
        <w:r w:rsidRPr="00FD222E" w:rsidDel="00FD222E">
          <w:delText xml:space="preserve"> Database</w:delText>
        </w:r>
        <w:bookmarkStart w:id="1144" w:name="_Toc25763300"/>
        <w:bookmarkStart w:id="1145" w:name="_Toc25767692"/>
        <w:bookmarkStart w:id="1146" w:name="_Toc26441632"/>
        <w:bookmarkStart w:id="1147" w:name="_Toc26441807"/>
        <w:bookmarkStart w:id="1148" w:name="_Toc26442678"/>
        <w:bookmarkStart w:id="1149" w:name="_Toc26443860"/>
        <w:bookmarkStart w:id="1150" w:name="_Toc26872210"/>
        <w:bookmarkStart w:id="1151" w:name="_Toc26877922"/>
        <w:bookmarkEnd w:id="1144"/>
        <w:bookmarkEnd w:id="1145"/>
        <w:bookmarkEnd w:id="1146"/>
        <w:bookmarkEnd w:id="1147"/>
        <w:bookmarkEnd w:id="1148"/>
        <w:bookmarkEnd w:id="1149"/>
        <w:bookmarkEnd w:id="1150"/>
        <w:bookmarkEnd w:id="1151"/>
      </w:del>
    </w:p>
    <w:p w14:paraId="31E94ABF" w14:textId="77777777" w:rsidR="009B2F24" w:rsidRPr="00FD222E" w:rsidDel="00FD222E" w:rsidRDefault="009B2F24" w:rsidP="009B2F24">
      <w:pPr>
        <w:pStyle w:val="Heading3"/>
        <w:rPr>
          <w:del w:id="1152" w:author="Joey Tatú" w:date="2019-11-27T14:43:00Z"/>
        </w:rPr>
      </w:pPr>
      <w:del w:id="1153" w:author="Joey Tatú" w:date="2019-11-27T14:43:00Z">
        <w:r w:rsidRPr="00FD222E" w:rsidDel="00FD222E">
          <w:delText>The System displays a message to the user sating that technical difficulties are occurring.</w:delText>
        </w:r>
        <w:bookmarkStart w:id="1154" w:name="_Toc25763301"/>
        <w:bookmarkStart w:id="1155" w:name="_Toc25767693"/>
        <w:bookmarkStart w:id="1156" w:name="_Toc26441633"/>
        <w:bookmarkStart w:id="1157" w:name="_Toc26441808"/>
        <w:bookmarkStart w:id="1158" w:name="_Toc26442679"/>
        <w:bookmarkStart w:id="1159" w:name="_Toc26443861"/>
        <w:bookmarkStart w:id="1160" w:name="_Toc26872211"/>
        <w:bookmarkStart w:id="1161" w:name="_Toc26877923"/>
        <w:bookmarkEnd w:id="1154"/>
        <w:bookmarkEnd w:id="1155"/>
        <w:bookmarkEnd w:id="1156"/>
        <w:bookmarkEnd w:id="1157"/>
        <w:bookmarkEnd w:id="1158"/>
        <w:bookmarkEnd w:id="1159"/>
        <w:bookmarkEnd w:id="1160"/>
        <w:bookmarkEnd w:id="1161"/>
      </w:del>
    </w:p>
    <w:p w14:paraId="5DE541D3" w14:textId="77777777" w:rsidR="009B2F24" w:rsidRPr="00FD222E" w:rsidDel="00FD222E" w:rsidRDefault="009B2F24" w:rsidP="009B2F24">
      <w:pPr>
        <w:pStyle w:val="Heading3"/>
        <w:rPr>
          <w:del w:id="1162" w:author="Joey Tatú" w:date="2019-11-27T14:43:00Z"/>
        </w:rPr>
      </w:pPr>
      <w:del w:id="1163" w:author="Joey Tatú" w:date="2019-11-27T14:43:00Z">
        <w:r w:rsidRPr="00FD222E" w:rsidDel="00FD222E">
          <w:delText>The System stores what happened into an error log.</w:delText>
        </w:r>
        <w:bookmarkStart w:id="1164" w:name="_Toc25763302"/>
        <w:bookmarkStart w:id="1165" w:name="_Toc25767694"/>
        <w:bookmarkStart w:id="1166" w:name="_Toc26441634"/>
        <w:bookmarkStart w:id="1167" w:name="_Toc26441809"/>
        <w:bookmarkStart w:id="1168" w:name="_Toc26442680"/>
        <w:bookmarkStart w:id="1169" w:name="_Toc26443862"/>
        <w:bookmarkStart w:id="1170" w:name="_Toc26872212"/>
        <w:bookmarkStart w:id="1171" w:name="_Toc26877924"/>
        <w:bookmarkEnd w:id="1164"/>
        <w:bookmarkEnd w:id="1165"/>
        <w:bookmarkEnd w:id="1166"/>
        <w:bookmarkEnd w:id="1167"/>
        <w:bookmarkEnd w:id="1168"/>
        <w:bookmarkEnd w:id="1169"/>
        <w:bookmarkEnd w:id="1170"/>
        <w:bookmarkEnd w:id="1171"/>
      </w:del>
    </w:p>
    <w:p w14:paraId="3F1B1D96" w14:textId="77777777" w:rsidR="009B2F24" w:rsidRPr="00FD222E" w:rsidDel="00FD222E" w:rsidRDefault="009B2F24" w:rsidP="009B2F24">
      <w:pPr>
        <w:pStyle w:val="Heading3"/>
        <w:rPr>
          <w:del w:id="1172" w:author="Joey Tatú" w:date="2019-11-27T14:43:00Z"/>
        </w:rPr>
      </w:pPr>
      <w:del w:id="1173" w:author="Joey Tatú" w:date="2019-11-27T14:43:00Z">
        <w:r w:rsidRPr="00FD222E" w:rsidDel="00FD222E">
          <w:delText>&lt;Returns to number 1 in Main Flow&gt;</w:delText>
        </w:r>
        <w:bookmarkStart w:id="1174" w:name="_Toc25763303"/>
        <w:bookmarkStart w:id="1175" w:name="_Toc25767695"/>
        <w:bookmarkStart w:id="1176" w:name="_Toc26441635"/>
        <w:bookmarkStart w:id="1177" w:name="_Toc26441810"/>
        <w:bookmarkStart w:id="1178" w:name="_Toc26442681"/>
        <w:bookmarkStart w:id="1179" w:name="_Toc26443863"/>
        <w:bookmarkStart w:id="1180" w:name="_Toc26872213"/>
        <w:bookmarkStart w:id="1181" w:name="_Toc26877925"/>
        <w:bookmarkEnd w:id="1174"/>
        <w:bookmarkEnd w:id="1175"/>
        <w:bookmarkEnd w:id="1176"/>
        <w:bookmarkEnd w:id="1177"/>
        <w:bookmarkEnd w:id="1178"/>
        <w:bookmarkEnd w:id="1179"/>
        <w:bookmarkEnd w:id="1180"/>
        <w:bookmarkEnd w:id="1181"/>
      </w:del>
    </w:p>
    <w:p w14:paraId="0E4AC67B" w14:textId="77777777" w:rsidR="009B2F24" w:rsidRPr="00FD222E" w:rsidDel="00FD222E" w:rsidRDefault="009B2F24" w:rsidP="009B2F24">
      <w:pPr>
        <w:pStyle w:val="Heading3"/>
        <w:rPr>
          <w:del w:id="1182" w:author="Joey Tatú" w:date="2019-11-27T14:43:00Z"/>
        </w:rPr>
      </w:pPr>
      <w:bookmarkStart w:id="1183" w:name="_Toc25763304"/>
      <w:bookmarkStart w:id="1184" w:name="_Toc25767696"/>
      <w:bookmarkStart w:id="1185" w:name="_Toc26441636"/>
      <w:bookmarkStart w:id="1186" w:name="_Toc26441811"/>
      <w:bookmarkStart w:id="1187" w:name="_Toc26442682"/>
      <w:bookmarkStart w:id="1188" w:name="_Toc26443864"/>
      <w:bookmarkStart w:id="1189" w:name="_Toc26872214"/>
      <w:bookmarkStart w:id="1190" w:name="_Toc26877926"/>
      <w:bookmarkEnd w:id="1183"/>
      <w:bookmarkEnd w:id="1184"/>
      <w:bookmarkEnd w:id="1185"/>
      <w:bookmarkEnd w:id="1186"/>
      <w:bookmarkEnd w:id="1187"/>
      <w:bookmarkEnd w:id="1188"/>
      <w:bookmarkEnd w:id="1189"/>
      <w:bookmarkEnd w:id="1190"/>
    </w:p>
    <w:p w14:paraId="65AD1EFE" w14:textId="77777777" w:rsidR="009B2F24" w:rsidRPr="00FD222E" w:rsidDel="00FD222E" w:rsidRDefault="009B2F24" w:rsidP="009B2F24">
      <w:pPr>
        <w:pStyle w:val="Heading3"/>
        <w:rPr>
          <w:del w:id="1191" w:author="Joey Tatú" w:date="2019-11-27T14:43:00Z"/>
        </w:rPr>
      </w:pPr>
      <w:del w:id="1192" w:author="Joey Tatú" w:date="2019-11-27T14:43:00Z">
        <w:r w:rsidRPr="00FD222E" w:rsidDel="00FD222E">
          <w:delText>Termination</w:delText>
        </w:r>
        <w:bookmarkStart w:id="1193" w:name="_Toc25763305"/>
        <w:bookmarkStart w:id="1194" w:name="_Toc25767697"/>
        <w:bookmarkStart w:id="1195" w:name="_Toc26441637"/>
        <w:bookmarkStart w:id="1196" w:name="_Toc26441812"/>
        <w:bookmarkStart w:id="1197" w:name="_Toc26442683"/>
        <w:bookmarkStart w:id="1198" w:name="_Toc26443865"/>
        <w:bookmarkStart w:id="1199" w:name="_Toc26872215"/>
        <w:bookmarkStart w:id="1200" w:name="_Toc26877927"/>
        <w:bookmarkEnd w:id="1193"/>
        <w:bookmarkEnd w:id="1194"/>
        <w:bookmarkEnd w:id="1195"/>
        <w:bookmarkEnd w:id="1196"/>
        <w:bookmarkEnd w:id="1197"/>
        <w:bookmarkEnd w:id="1198"/>
        <w:bookmarkEnd w:id="1199"/>
        <w:bookmarkEnd w:id="1200"/>
      </w:del>
    </w:p>
    <w:p w14:paraId="3D8AECF6" w14:textId="77777777" w:rsidR="009B2F24" w:rsidRPr="00FD222E" w:rsidDel="00FD222E" w:rsidRDefault="009B2F24" w:rsidP="009B2F24">
      <w:pPr>
        <w:pStyle w:val="Heading3"/>
        <w:rPr>
          <w:del w:id="1201" w:author="Joey Tatú" w:date="2019-11-27T14:43:00Z"/>
        </w:rPr>
      </w:pPr>
      <w:del w:id="1202" w:author="Joey Tatú" w:date="2019-11-27T14:43:00Z">
        <w:r w:rsidRPr="00FD222E" w:rsidDel="00FD222E">
          <w:delText>This Use Case is terminated when the Artist has successfully created or edited their Artist Page.</w:delText>
        </w:r>
        <w:bookmarkStart w:id="1203" w:name="_Toc25763306"/>
        <w:bookmarkStart w:id="1204" w:name="_Toc25767698"/>
        <w:bookmarkStart w:id="1205" w:name="_Toc26441638"/>
        <w:bookmarkStart w:id="1206" w:name="_Toc26441813"/>
        <w:bookmarkStart w:id="1207" w:name="_Toc26442684"/>
        <w:bookmarkStart w:id="1208" w:name="_Toc26443866"/>
        <w:bookmarkStart w:id="1209" w:name="_Toc26872216"/>
        <w:bookmarkStart w:id="1210" w:name="_Toc26877928"/>
        <w:bookmarkEnd w:id="1203"/>
        <w:bookmarkEnd w:id="1204"/>
        <w:bookmarkEnd w:id="1205"/>
        <w:bookmarkEnd w:id="1206"/>
        <w:bookmarkEnd w:id="1207"/>
        <w:bookmarkEnd w:id="1208"/>
        <w:bookmarkEnd w:id="1209"/>
        <w:bookmarkEnd w:id="1210"/>
      </w:del>
    </w:p>
    <w:p w14:paraId="15B1686B" w14:textId="77777777" w:rsidR="009B2F24" w:rsidRPr="00FD222E" w:rsidDel="00FD222E" w:rsidRDefault="009B2F24" w:rsidP="009B2F24">
      <w:pPr>
        <w:pStyle w:val="Heading3"/>
        <w:rPr>
          <w:del w:id="1211" w:author="Joey Tatú" w:date="2019-11-27T14:43:00Z"/>
        </w:rPr>
      </w:pPr>
      <w:bookmarkStart w:id="1212" w:name="_Toc25763307"/>
      <w:bookmarkStart w:id="1213" w:name="_Toc25767699"/>
      <w:bookmarkStart w:id="1214" w:name="_Toc26441639"/>
      <w:bookmarkStart w:id="1215" w:name="_Toc26441814"/>
      <w:bookmarkStart w:id="1216" w:name="_Toc26442685"/>
      <w:bookmarkStart w:id="1217" w:name="_Toc26443867"/>
      <w:bookmarkStart w:id="1218" w:name="_Toc26872217"/>
      <w:bookmarkStart w:id="1219" w:name="_Toc26877929"/>
      <w:bookmarkEnd w:id="1212"/>
      <w:bookmarkEnd w:id="1213"/>
      <w:bookmarkEnd w:id="1214"/>
      <w:bookmarkEnd w:id="1215"/>
      <w:bookmarkEnd w:id="1216"/>
      <w:bookmarkEnd w:id="1217"/>
      <w:bookmarkEnd w:id="1218"/>
      <w:bookmarkEnd w:id="1219"/>
    </w:p>
    <w:p w14:paraId="51FF9C8C" w14:textId="77777777" w:rsidR="009B2F24" w:rsidRPr="00FD222E" w:rsidDel="00FD222E" w:rsidRDefault="009B2F24" w:rsidP="009B2F24">
      <w:pPr>
        <w:pStyle w:val="Heading3"/>
        <w:rPr>
          <w:del w:id="1220" w:author="Joey Tatú" w:date="2019-11-27T14:43:00Z"/>
        </w:rPr>
      </w:pPr>
      <w:del w:id="1221" w:author="Joey Tatú" w:date="2019-11-27T14:43:00Z">
        <w:r w:rsidRPr="00FD222E" w:rsidDel="00FD222E">
          <w:delText>Post condition</w:delText>
        </w:r>
        <w:bookmarkStart w:id="1222" w:name="_Toc25763308"/>
        <w:bookmarkStart w:id="1223" w:name="_Toc25767700"/>
        <w:bookmarkStart w:id="1224" w:name="_Toc26441640"/>
        <w:bookmarkStart w:id="1225" w:name="_Toc26441815"/>
        <w:bookmarkStart w:id="1226" w:name="_Toc26442686"/>
        <w:bookmarkStart w:id="1227" w:name="_Toc26443868"/>
        <w:bookmarkStart w:id="1228" w:name="_Toc26872218"/>
        <w:bookmarkStart w:id="1229" w:name="_Toc26877930"/>
        <w:bookmarkEnd w:id="1222"/>
        <w:bookmarkEnd w:id="1223"/>
        <w:bookmarkEnd w:id="1224"/>
        <w:bookmarkEnd w:id="1225"/>
        <w:bookmarkEnd w:id="1226"/>
        <w:bookmarkEnd w:id="1227"/>
        <w:bookmarkEnd w:id="1228"/>
        <w:bookmarkEnd w:id="1229"/>
      </w:del>
    </w:p>
    <w:p w14:paraId="5625923B" w14:textId="77777777" w:rsidR="009B2F24" w:rsidRPr="00FD222E" w:rsidDel="00FD222E" w:rsidRDefault="009B2F24" w:rsidP="009B2F24">
      <w:pPr>
        <w:pStyle w:val="Heading3"/>
        <w:rPr>
          <w:del w:id="1230" w:author="Joey Tatú" w:date="2019-11-27T14:43:00Z"/>
        </w:rPr>
      </w:pPr>
      <w:del w:id="1231" w:author="Joey Tatú" w:date="2019-11-27T14:43:00Z">
        <w:r w:rsidRPr="00FD222E" w:rsidDel="00FD222E">
          <w:delText>The System goes into a wait state</w:delText>
        </w:r>
        <w:bookmarkStart w:id="1232" w:name="_Toc25763309"/>
        <w:bookmarkStart w:id="1233" w:name="_Toc25767701"/>
        <w:bookmarkStart w:id="1234" w:name="_Toc26441641"/>
        <w:bookmarkStart w:id="1235" w:name="_Toc26441816"/>
        <w:bookmarkStart w:id="1236" w:name="_Toc26442687"/>
        <w:bookmarkStart w:id="1237" w:name="_Toc26443869"/>
        <w:bookmarkStart w:id="1238" w:name="_Toc26872219"/>
        <w:bookmarkStart w:id="1239" w:name="_Toc26877931"/>
        <w:bookmarkEnd w:id="1232"/>
        <w:bookmarkEnd w:id="1233"/>
        <w:bookmarkEnd w:id="1234"/>
        <w:bookmarkEnd w:id="1235"/>
        <w:bookmarkEnd w:id="1236"/>
        <w:bookmarkEnd w:id="1237"/>
        <w:bookmarkEnd w:id="1238"/>
        <w:bookmarkEnd w:id="1239"/>
      </w:del>
    </w:p>
    <w:p w14:paraId="7A67C66F" w14:textId="77777777" w:rsidR="009B2F24" w:rsidRPr="00FD222E" w:rsidDel="00FD222E" w:rsidRDefault="009B2F24" w:rsidP="009B2F24">
      <w:pPr>
        <w:pStyle w:val="Heading3"/>
        <w:rPr>
          <w:del w:id="1240" w:author="Joey Tatú" w:date="2019-11-27T14:43:00Z"/>
        </w:rPr>
      </w:pPr>
      <w:bookmarkStart w:id="1241" w:name="_Toc25763310"/>
      <w:bookmarkStart w:id="1242" w:name="_Toc25767702"/>
      <w:bookmarkStart w:id="1243" w:name="_Toc26441642"/>
      <w:bookmarkStart w:id="1244" w:name="_Toc26441817"/>
      <w:bookmarkStart w:id="1245" w:name="_Toc26442688"/>
      <w:bookmarkStart w:id="1246" w:name="_Toc26443870"/>
      <w:bookmarkStart w:id="1247" w:name="_Toc26872220"/>
      <w:bookmarkStart w:id="1248" w:name="_Toc26877932"/>
      <w:bookmarkEnd w:id="1241"/>
      <w:bookmarkEnd w:id="1242"/>
      <w:bookmarkEnd w:id="1243"/>
      <w:bookmarkEnd w:id="1244"/>
      <w:bookmarkEnd w:id="1245"/>
      <w:bookmarkEnd w:id="1246"/>
      <w:bookmarkEnd w:id="1247"/>
      <w:bookmarkEnd w:id="1248"/>
    </w:p>
    <w:p w14:paraId="7A348AD4" w14:textId="77777777" w:rsidR="009B2F24" w:rsidRPr="00FD222E" w:rsidRDefault="009B2F24" w:rsidP="009B2F24">
      <w:pPr>
        <w:pStyle w:val="Heading3"/>
      </w:pPr>
      <w:bookmarkStart w:id="1249" w:name="_Toc25767703"/>
      <w:bookmarkStart w:id="1250" w:name="_Toc26877933"/>
      <w:r w:rsidRPr="00FD222E">
        <w:t xml:space="preserve">Requirement </w:t>
      </w:r>
      <w:del w:id="1251" w:author="Joey Tatú" w:date="2019-11-27T14:44:00Z">
        <w:r w:rsidRPr="00FD222E" w:rsidDel="00FD222E">
          <w:delText>3</w:delText>
        </w:r>
      </w:del>
      <w:ins w:id="1252" w:author="Joey Tatú" w:date="2019-11-27T14:44:00Z">
        <w:r w:rsidRPr="00FD222E">
          <w:t>1</w:t>
        </w:r>
      </w:ins>
      <w:r w:rsidRPr="00FD222E">
        <w:t>: Create</w:t>
      </w:r>
      <w:del w:id="1253" w:author="Joey Tatú" w:date="2019-11-27T14:44:00Z">
        <w:r w:rsidRPr="00FD222E" w:rsidDel="00FD222E">
          <w:delText xml:space="preserve"> Work</w:delText>
        </w:r>
      </w:del>
      <w:r w:rsidRPr="00FD222E">
        <w:t xml:space="preserve"> Schedule</w:t>
      </w:r>
      <w:bookmarkEnd w:id="1249"/>
      <w:bookmarkEnd w:id="1250"/>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254" w:author="Joey Tatú" w:date="2019-11-27T14:22:00Z">
        <w:r w:rsidRPr="00FD222E" w:rsidDel="0060759B">
          <w:delText>Setched</w:delText>
        </w:r>
      </w:del>
      <w:proofErr w:type="spellStart"/>
      <w:ins w:id="1255"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256"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257"/>
      <w:ins w:id="1258"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257"/>
      <w:r>
        <w:rPr>
          <w:rStyle w:val="CommentReference"/>
        </w:rPr>
        <w:commentReference w:id="1257"/>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259" w:author="Joey Tatú" w:date="2019-11-27T14:49:00Z"/>
        </w:rPr>
      </w:pPr>
      <w:del w:id="1260"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261" w:author="Joey Tatú" w:date="2019-11-27T14:21:00Z">
        <w:r w:rsidRPr="00FD222E" w:rsidDel="0060759B">
          <w:delText>MySQL</w:delText>
        </w:r>
      </w:del>
      <w:del w:id="1262"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263" w:author="Joey Tatú" w:date="2019-11-27T14:49:00Z"/>
        </w:rPr>
      </w:pPr>
      <w:del w:id="1264" w:author="Joey Tatú" w:date="2019-11-27T14:49:00Z">
        <w:r w:rsidRPr="00FD222E" w:rsidDel="00FD222E">
          <w:delText xml:space="preserve">Appointments (Artist) and bookings (Client) are displayed on a calendar on the website, but stored in the </w:delText>
        </w:r>
      </w:del>
      <w:del w:id="1265" w:author="Joey Tatú" w:date="2019-11-27T14:21:00Z">
        <w:r w:rsidRPr="00FD222E" w:rsidDel="0060759B">
          <w:delText>MySQL</w:delText>
        </w:r>
      </w:del>
      <w:del w:id="1266"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267" w:author="Joey Tatú" w:date="2019-11-27T14:47:00Z">
        <w:r w:rsidRPr="00FD222E" w:rsidDel="00FD222E">
          <w:delText>selects “Appointments” on their home menu.</w:delText>
        </w:r>
      </w:del>
      <w:ins w:id="1268"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269" w:author="Joey Tatú" w:date="2019-11-27T14:47:00Z"/>
          <w:b/>
        </w:rPr>
      </w:pPr>
      <w:r w:rsidRPr="00FD222E">
        <w:rPr>
          <w:b/>
        </w:rPr>
        <w:t>Main flow</w:t>
      </w:r>
    </w:p>
    <w:p w14:paraId="47B97639" w14:textId="77777777" w:rsidR="009B2F24" w:rsidRPr="00FD222E" w:rsidRDefault="009B2F24">
      <w:pPr>
        <w:ind w:left="789" w:firstLine="504"/>
        <w:rPr>
          <w:rPrChange w:id="1270" w:author="Joey Tatú" w:date="2019-11-27T14:49:00Z">
            <w:rPr>
              <w:b/>
            </w:rPr>
          </w:rPrChange>
        </w:rPr>
        <w:pPrChange w:id="1271" w:author="Joey Tatú" w:date="2019-11-27T14:55:00Z">
          <w:pPr>
            <w:ind w:left="576"/>
          </w:pPr>
        </w:pPrChange>
      </w:pPr>
      <w:ins w:id="1272" w:author="Joey Tatú" w:date="2019-11-27T14:48:00Z">
        <w:r w:rsidRPr="00FD222E">
          <w:rPr>
            <w:rPrChange w:id="1273"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274" w:author="Joey Tatú" w:date="2019-11-27T14:49:00Z">
            <w:rPr>
              <w:strike/>
            </w:rPr>
          </w:rPrChange>
        </w:rPr>
        <w:t>The</w:t>
      </w:r>
      <w:r>
        <w:t xml:space="preserve"> Artist signs up on the System</w:t>
      </w:r>
      <w:del w:id="1275" w:author="Joey Tatú" w:date="2019-11-27T14:53:00Z">
        <w:r w:rsidDel="008F6099">
          <w:delText xml:space="preserve"> the sign-up bu</w:delText>
        </w:r>
      </w:del>
      <w:r>
        <w:t>.</w:t>
      </w:r>
      <w:ins w:id="1276" w:author="Joey Tatú" w:date="2019-11-27T15:41:00Z">
        <w:r>
          <w:t xml:space="preserve"> </w:t>
        </w:r>
      </w:ins>
      <w:ins w:id="1277" w:author="Joey Tatú" w:date="2019-11-27T15:42:00Z">
        <w:r>
          <w:t>&lt;</w:t>
        </w:r>
      </w:ins>
      <w:ins w:id="1278"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279" w:author="Joey Tatú" w:date="2019-11-27T14:53:00Z"/>
        </w:rPr>
      </w:pPr>
      <w:r>
        <w:t>The Artist inputs their email, password, password again and indicates they are an Artist</w:t>
      </w:r>
      <w:ins w:id="1280" w:author="Joey Tatú" w:date="2019-11-27T14:52:00Z">
        <w:r>
          <w:t xml:space="preserve">, and </w:t>
        </w:r>
      </w:ins>
      <w:r>
        <w:t>then continues.</w:t>
      </w:r>
      <w:del w:id="1281" w:author="Joey Tatú" w:date="2019-11-27T14:52:00Z">
        <w:r w:rsidDel="008F6099">
          <w:delText>.</w:delText>
        </w:r>
      </w:del>
    </w:p>
    <w:p w14:paraId="6DC0D00A" w14:textId="77777777" w:rsidR="009B2F24" w:rsidRDefault="009B2F24" w:rsidP="009B2F24">
      <w:pPr>
        <w:numPr>
          <w:ilvl w:val="0"/>
          <w:numId w:val="76"/>
        </w:numPr>
        <w:spacing w:line="240" w:lineRule="auto"/>
        <w:rPr>
          <w:ins w:id="1282" w:author="Joey Tatú" w:date="2019-11-27T14:53:00Z"/>
        </w:rPr>
      </w:pPr>
      <w:ins w:id="1283"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284" w:author="Joey Tatú" w:date="2019-11-27T14:54:00Z"/>
        </w:rPr>
      </w:pPr>
      <w:ins w:id="1285" w:author="Joey Tatú" w:date="2019-11-27T14:53:00Z">
        <w:r>
          <w:t>The System send</w:t>
        </w:r>
      </w:ins>
      <w:ins w:id="1286" w:author="Joey Tatú" w:date="2019-11-27T14:54:00Z">
        <w:r>
          <w:t>s</w:t>
        </w:r>
      </w:ins>
      <w:ins w:id="1287" w:author="Joey Tatú" w:date="2019-11-27T14:53:00Z">
        <w:r>
          <w:t xml:space="preserve"> the data to the Database.</w:t>
        </w:r>
      </w:ins>
      <w:ins w:id="1288" w:author="Joey Tatú" w:date="2019-11-27T15:41:00Z">
        <w:r>
          <w:t xml:space="preserve"> &lt;See E1&gt;</w:t>
        </w:r>
      </w:ins>
    </w:p>
    <w:p w14:paraId="47534F22" w14:textId="77777777" w:rsidR="009B2F24" w:rsidRDefault="009B2F24" w:rsidP="009B2F24">
      <w:pPr>
        <w:numPr>
          <w:ilvl w:val="0"/>
          <w:numId w:val="76"/>
        </w:numPr>
        <w:spacing w:line="240" w:lineRule="auto"/>
        <w:rPr>
          <w:ins w:id="1289" w:author="Joey Tatú" w:date="2019-11-27T14:54:00Z"/>
        </w:rPr>
      </w:pPr>
      <w:ins w:id="1290"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291" w:author="Joey Tatú" w:date="2019-11-27T14:55:00Z"/>
        </w:rPr>
      </w:pPr>
      <w:ins w:id="1292" w:author="Joey Tatú" w:date="2019-11-27T14:54:00Z">
        <w:r>
          <w:t>The System shows the Artist the home menu for artist</w:t>
        </w:r>
      </w:ins>
      <w:ins w:id="1293" w:author="Joey Tatú" w:date="2019-11-27T14:55:00Z">
        <w:r>
          <w:t>s.</w:t>
        </w:r>
      </w:ins>
    </w:p>
    <w:p w14:paraId="0E85EBDD" w14:textId="77777777" w:rsidR="009B2F24" w:rsidRDefault="009B2F24" w:rsidP="009B2F24">
      <w:pPr>
        <w:ind w:left="1293"/>
        <w:rPr>
          <w:ins w:id="1294" w:author="Joey Tatú" w:date="2019-11-27T14:55:00Z"/>
        </w:rPr>
      </w:pPr>
    </w:p>
    <w:p w14:paraId="42B62AFE" w14:textId="77777777" w:rsidR="009B2F24" w:rsidRDefault="009B2F24" w:rsidP="009B2F24">
      <w:pPr>
        <w:ind w:left="789" w:firstLine="504"/>
        <w:rPr>
          <w:ins w:id="1295" w:author="Joey Tatú" w:date="2019-11-27T15:28:00Z"/>
        </w:rPr>
      </w:pPr>
      <w:ins w:id="1296"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297" w:author="Joey Tatú" w:date="2019-11-27T15:29:00Z"/>
        </w:rPr>
      </w:pPr>
      <w:ins w:id="1298" w:author="Joey Tatú" w:date="2019-11-27T15:29:00Z">
        <w:r>
          <w:t xml:space="preserve">The Artist </w:t>
        </w:r>
      </w:ins>
      <w:r>
        <w:t>accesses their Profile on the System.</w:t>
      </w:r>
      <w:ins w:id="1299" w:author="Joey Tatú" w:date="2019-11-27T15:45:00Z">
        <w:r>
          <w:t xml:space="preserve"> </w:t>
        </w:r>
      </w:ins>
      <w:ins w:id="1300"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301" w:author="Joey Tatú" w:date="2019-11-27T15:30:00Z"/>
        </w:rPr>
      </w:pPr>
      <w:ins w:id="1302" w:author="Joey Tatú" w:date="2019-11-27T15:29:00Z">
        <w:r>
          <w:t xml:space="preserve">The System shows the Artist </w:t>
        </w:r>
      </w:ins>
      <w:ins w:id="1303"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304" w:author="Joey Tatú" w:date="2019-11-27T15:33:00Z"/>
        </w:rPr>
      </w:pPr>
      <w:ins w:id="1305" w:author="Joey Tatú" w:date="2019-11-27T15:30:00Z">
        <w:r>
          <w:t xml:space="preserve">The Artist inputs their name, </w:t>
        </w:r>
      </w:ins>
      <w:ins w:id="1306" w:author="Joey Tatú" w:date="2019-11-27T15:32:00Z">
        <w:r>
          <w:t>location, bio, interested in (i.e. tattoos, piercings and/or body modificati</w:t>
        </w:r>
      </w:ins>
      <w:ins w:id="1307"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308" w:author="Joey Tatú" w:date="2019-11-27T15:33:00Z"/>
        </w:rPr>
      </w:pPr>
      <w:ins w:id="1309"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310" w:author="Joey Tatú" w:date="2019-11-27T15:33:00Z"/>
        </w:rPr>
      </w:pPr>
      <w:ins w:id="1311"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312" w:author="Joey Tatú" w:date="2019-11-27T15:34:00Z"/>
        </w:rPr>
      </w:pPr>
      <w:ins w:id="1313" w:author="Joey Tatú" w:date="2019-11-27T15:33:00Z">
        <w:r>
          <w:t>The System shows the A</w:t>
        </w:r>
      </w:ins>
      <w:ins w:id="1314"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315" w:author="Joey Tatú" w:date="2019-11-27T15:34:00Z"/>
        </w:rPr>
      </w:pPr>
      <w:ins w:id="1316"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317" w:author="Joey Tatú" w:date="2019-11-27T15:35:00Z"/>
        </w:rPr>
      </w:pPr>
      <w:ins w:id="1318" w:author="Joey Tatú" w:date="2019-11-27T15:34:00Z">
        <w:r>
          <w:t>The System shows the Artist their home</w:t>
        </w:r>
      </w:ins>
      <w:ins w:id="1319" w:author="Joey Tatú" w:date="2019-11-27T15:35:00Z">
        <w:r>
          <w:t xml:space="preserve"> menu.</w:t>
        </w:r>
      </w:ins>
    </w:p>
    <w:p w14:paraId="3A8F4B28" w14:textId="77777777" w:rsidR="009B2F24" w:rsidRDefault="009B2F24">
      <w:pPr>
        <w:pStyle w:val="ListParagraph"/>
        <w:ind w:left="1293"/>
        <w:rPr>
          <w:ins w:id="1320" w:author="Joey Tatú" w:date="2019-11-27T15:35:00Z"/>
        </w:rPr>
        <w:pPrChange w:id="1321"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322" w:author="Joey Tatú" w:date="2019-11-27T15:35:00Z"/>
        </w:rPr>
      </w:pPr>
      <w:ins w:id="1323" w:author="Joey Tatú" w:date="2019-11-27T15:35:00Z">
        <w:r w:rsidRPr="0070087F">
          <w:t xml:space="preserve">(Function: </w:t>
        </w:r>
        <w:r>
          <w:t xml:space="preserve">Create </w:t>
        </w:r>
      </w:ins>
      <w:ins w:id="1324" w:author="Joey Tatú" w:date="2019-11-27T15:37:00Z">
        <w:r>
          <w:t xml:space="preserve">Artist </w:t>
        </w:r>
      </w:ins>
      <w:ins w:id="1325"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326" w:author="Joey Tatú" w:date="2019-11-27T15:35:00Z"/>
        </w:rPr>
      </w:pPr>
      <w:ins w:id="1327" w:author="Joey Tatú" w:date="2019-11-27T15:35:00Z">
        <w:r>
          <w:t xml:space="preserve">The Artist </w:t>
        </w:r>
      </w:ins>
      <w:r>
        <w:t>accesses their (Artist’s) Page on the System.</w:t>
      </w:r>
      <w:ins w:id="1328"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329" w:author="Joey Tatú" w:date="2019-11-27T15:35:00Z"/>
        </w:rPr>
      </w:pPr>
      <w:ins w:id="1330"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331" w:author="Joey Tatú" w:date="2019-11-27T15:35:00Z"/>
        </w:rPr>
      </w:pPr>
      <w:ins w:id="1332" w:author="Joey Tatú" w:date="2019-11-27T15:35:00Z">
        <w:r>
          <w:t>The Artist inputs the</w:t>
        </w:r>
      </w:ins>
      <w:ins w:id="1333" w:author="Joey Tatú" w:date="2019-11-27T15:37:00Z">
        <w:r>
          <w:t xml:space="preserve"> </w:t>
        </w:r>
      </w:ins>
      <w:ins w:id="1334" w:author="Joey Tatú" w:date="2019-11-27T15:41:00Z">
        <w:r>
          <w:t>company</w:t>
        </w:r>
      </w:ins>
      <w:ins w:id="1335" w:author="Joey Tatú" w:date="2019-11-27T15:37:00Z">
        <w:r>
          <w:t xml:space="preserve"> name, address of company, bio of company, and the company’s prof</w:t>
        </w:r>
      </w:ins>
      <w:ins w:id="1336" w:author="Joey Tatú" w:date="2019-11-27T15:38:00Z">
        <w:r>
          <w:t>ile photo.</w:t>
        </w:r>
      </w:ins>
    </w:p>
    <w:p w14:paraId="23FA8B98" w14:textId="77777777" w:rsidR="009B2F24" w:rsidRDefault="009B2F24" w:rsidP="009B2F24">
      <w:pPr>
        <w:pStyle w:val="ListParagraph"/>
        <w:numPr>
          <w:ilvl w:val="0"/>
          <w:numId w:val="76"/>
        </w:numPr>
        <w:spacing w:after="120"/>
        <w:jc w:val="both"/>
      </w:pPr>
      <w:ins w:id="1337"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338" w:author="Joey Tatú" w:date="2019-11-27T15:35:00Z"/>
        </w:rPr>
      </w:pPr>
      <w:ins w:id="1339"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340" w:author="Joey Tatú" w:date="2019-11-27T15:35:00Z"/>
        </w:rPr>
      </w:pPr>
      <w:ins w:id="1341" w:author="Joey Tatú" w:date="2019-11-27T15:35:00Z">
        <w:r>
          <w:t xml:space="preserve">The System shows the Artist </w:t>
        </w:r>
      </w:ins>
      <w:ins w:id="1342" w:author="Joey Tatú" w:date="2019-11-27T15:38:00Z">
        <w:r>
          <w:t>their Artist Page</w:t>
        </w:r>
      </w:ins>
      <w:ins w:id="1343" w:author="Joey Tatú" w:date="2019-11-27T15:35:00Z">
        <w:r>
          <w:t>.</w:t>
        </w:r>
      </w:ins>
    </w:p>
    <w:p w14:paraId="6469CE19" w14:textId="77777777" w:rsidR="009B2F24" w:rsidRDefault="009B2F24" w:rsidP="009B2F24">
      <w:pPr>
        <w:pStyle w:val="ListParagraph"/>
        <w:numPr>
          <w:ilvl w:val="0"/>
          <w:numId w:val="76"/>
        </w:numPr>
        <w:spacing w:after="120"/>
        <w:jc w:val="both"/>
        <w:rPr>
          <w:ins w:id="1344" w:author="Joey Tatú" w:date="2019-11-27T15:34:00Z"/>
        </w:rPr>
      </w:pPr>
      <w:ins w:id="1345"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346" w:author="Joey Tatú" w:date="2019-11-27T15:36:00Z"/>
        </w:rPr>
      </w:pPr>
      <w:ins w:id="1347" w:author="Joey Tatú" w:date="2019-11-27T15:35:00Z">
        <w:r>
          <w:t>The System shows the Artist their home menu.</w:t>
        </w:r>
      </w:ins>
    </w:p>
    <w:p w14:paraId="11BB8E30" w14:textId="77777777" w:rsidR="009B2F24" w:rsidRDefault="009B2F24">
      <w:pPr>
        <w:pStyle w:val="ListParagraph"/>
        <w:ind w:left="1293"/>
        <w:rPr>
          <w:ins w:id="1348" w:author="Joey Tatú" w:date="2019-11-27T15:36:00Z"/>
        </w:rPr>
        <w:pPrChange w:id="1349"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350" w:author="Joey Tatú" w:date="2019-11-27T15:48:00Z"/>
        </w:rPr>
      </w:pPr>
      <w:ins w:id="1351" w:author="Joey Tatú" w:date="2019-11-27T15:36:00Z">
        <w:r w:rsidRPr="00634CE1">
          <w:t xml:space="preserve">(Function: Create </w:t>
        </w:r>
      </w:ins>
      <w:ins w:id="1352" w:author="Joey Tatú" w:date="2019-11-27T15:37:00Z">
        <w:r>
          <w:t>schedule</w:t>
        </w:r>
      </w:ins>
      <w:ins w:id="1353" w:author="Joey Tatú" w:date="2019-11-27T15:36:00Z">
        <w:r w:rsidRPr="00634CE1">
          <w:t>)</w:t>
        </w:r>
      </w:ins>
    </w:p>
    <w:p w14:paraId="3C098CCB" w14:textId="77777777" w:rsidR="009B2F24" w:rsidRPr="00634CE1" w:rsidRDefault="009B2F24">
      <w:pPr>
        <w:ind w:left="1293"/>
        <w:rPr>
          <w:ins w:id="1354" w:author="Joey Tatú" w:date="2019-11-27T14:55:00Z"/>
        </w:rPr>
        <w:pPrChange w:id="1355"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356"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357" w:author="Joey Tatú" w:date="2019-11-27T15:00:00Z"/>
        </w:rPr>
      </w:pPr>
      <w:ins w:id="1358" w:author="Joey Tatú" w:date="2019-11-27T14:59:00Z">
        <w:r>
          <w:t>The System contacts the database to check if dates and times have previo</w:t>
        </w:r>
      </w:ins>
      <w:ins w:id="1359" w:author="Joey Tatú" w:date="2019-11-27T15:00:00Z">
        <w:r>
          <w:t>usly been set.</w:t>
        </w:r>
      </w:ins>
      <w:ins w:id="1360"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361" w:author="Joey Tatú" w:date="2019-11-27T14:56:00Z"/>
        </w:rPr>
      </w:pPr>
      <w:ins w:id="1362" w:author="Joey Tatú" w:date="2019-11-27T14:56:00Z">
        <w:r>
          <w:t>The System shows the Artist the calendar page</w:t>
        </w:r>
      </w:ins>
      <w:ins w:id="1363" w:author="Joey Tatú" w:date="2019-11-27T15:01:00Z">
        <w:r>
          <w:t xml:space="preserve"> with the m</w:t>
        </w:r>
      </w:ins>
      <w:ins w:id="1364" w:author="Joey Tatú" w:date="2019-11-27T14:57:00Z">
        <w:r>
          <w:t>onth view</w:t>
        </w:r>
      </w:ins>
      <w:ins w:id="1365" w:author="Joey Tatú" w:date="2019-11-27T15:01:00Z">
        <w:r>
          <w:t>.</w:t>
        </w:r>
      </w:ins>
    </w:p>
    <w:p w14:paraId="30FD88EE" w14:textId="77777777" w:rsidR="009B2F24" w:rsidRDefault="009B2F24" w:rsidP="009B2F24">
      <w:pPr>
        <w:pStyle w:val="ListParagraph"/>
        <w:numPr>
          <w:ilvl w:val="0"/>
          <w:numId w:val="76"/>
        </w:numPr>
        <w:spacing w:after="120"/>
        <w:jc w:val="both"/>
        <w:rPr>
          <w:ins w:id="1366" w:author="Joey Tatú" w:date="2019-11-27T14:57:00Z"/>
        </w:rPr>
      </w:pPr>
      <w:ins w:id="1367" w:author="Joey Tatú" w:date="2019-11-27T14:56:00Z">
        <w:r>
          <w:t>The Artist</w:t>
        </w:r>
      </w:ins>
      <w:ins w:id="1368"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369" w:author="Joey Tatú" w:date="2019-11-27T14:58:00Z"/>
        </w:rPr>
      </w:pPr>
      <w:ins w:id="1370" w:author="Joey Tatú" w:date="2019-11-27T14:57:00Z">
        <w:r>
          <w:t>The Artist specifies the dates and times the</w:t>
        </w:r>
      </w:ins>
      <w:ins w:id="1371" w:author="Joey Tatú" w:date="2019-11-27T14:58:00Z">
        <w:r>
          <w:t xml:space="preserve">y are strictly unavailable. </w:t>
        </w:r>
      </w:ins>
    </w:p>
    <w:p w14:paraId="4CB98CC8" w14:textId="77777777" w:rsidR="009B2F24" w:rsidRDefault="009B2F24" w:rsidP="009B2F24">
      <w:pPr>
        <w:pStyle w:val="ListParagraph"/>
        <w:ind w:left="1293"/>
        <w:rPr>
          <w:ins w:id="1372" w:author="Joey Tatú" w:date="2019-11-27T15:39:00Z"/>
        </w:rPr>
      </w:pPr>
      <w:ins w:id="1373"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374" w:author="Joey Tatú" w:date="2019-11-27T14:58:00Z"/>
        </w:rPr>
        <w:pPrChange w:id="1375" w:author="Joey Tatú" w:date="2019-11-27T15:40:00Z">
          <w:pPr>
            <w:pStyle w:val="ListParagraph"/>
            <w:ind w:left="1293"/>
          </w:pPr>
        </w:pPrChange>
      </w:pPr>
      <w:ins w:id="1376" w:author="Joey Tatú" w:date="2019-11-27T15:39:00Z">
        <w:r>
          <w:t>The Artist inputs sizes, example photos</w:t>
        </w:r>
      </w:ins>
      <w:ins w:id="1377" w:author="Joey Tatú" w:date="2019-11-27T15:40:00Z">
        <w:r>
          <w:t>,</w:t>
        </w:r>
      </w:ins>
      <w:ins w:id="1378" w:author="Joey Tatú" w:date="2019-11-27T15:39:00Z">
        <w:r>
          <w:t xml:space="preserve"> prices</w:t>
        </w:r>
      </w:ins>
      <w:ins w:id="1379"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380"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381" w:author="Joey Tatú" w:date="2019-11-27T14:55:00Z"/>
        </w:rPr>
        <w:pPrChange w:id="1382" w:author="Joey Tatú" w:date="2019-11-27T15:38:00Z">
          <w:pPr/>
        </w:pPrChange>
      </w:pPr>
      <w:ins w:id="1383" w:author="Joey Tatú" w:date="2019-11-27T15:40:00Z">
        <w:r>
          <w:t xml:space="preserve">The System </w:t>
        </w:r>
      </w:ins>
      <w:ins w:id="1384" w:author="Joey Tatú" w:date="2019-11-27T15:41:00Z">
        <w:r>
          <w:t>encrypts the data and sends it to the database.</w:t>
        </w:r>
      </w:ins>
      <w:ins w:id="1385" w:author="Joey Tatú" w:date="2019-11-27T15:40:00Z">
        <w:r>
          <w:t xml:space="preserve"> </w:t>
        </w:r>
      </w:ins>
    </w:p>
    <w:p w14:paraId="5495386F" w14:textId="77777777" w:rsidR="009B2F24" w:rsidRDefault="009B2F24">
      <w:pPr>
        <w:rPr>
          <w:ins w:id="1386" w:author="Joey Tatú" w:date="2019-11-27T14:53:00Z"/>
        </w:rPr>
        <w:pPrChange w:id="1387" w:author="Joey Tatú" w:date="2019-11-27T14:55:00Z">
          <w:pPr>
            <w:numPr>
              <w:numId w:val="44"/>
            </w:numPr>
            <w:tabs>
              <w:tab w:val="num" w:pos="792"/>
            </w:tabs>
            <w:ind w:left="792" w:hanging="432"/>
          </w:pPr>
        </w:pPrChange>
      </w:pPr>
    </w:p>
    <w:p w14:paraId="7BA2CFBD" w14:textId="77777777" w:rsidR="009B2F24" w:rsidRDefault="009B2F24" w:rsidP="009B2F24">
      <w:pPr>
        <w:rPr>
          <w:ins w:id="1388" w:author="Joey Tatú" w:date="2019-11-27T14:54:00Z"/>
        </w:rPr>
      </w:pPr>
    </w:p>
    <w:p w14:paraId="30088890" w14:textId="77777777" w:rsidR="009B2F24" w:rsidRPr="00FD222E" w:rsidDel="00421923" w:rsidRDefault="009B2F24">
      <w:pPr>
        <w:rPr>
          <w:del w:id="1389" w:author="Joey Tatú" w:date="2019-11-27T15:41:00Z"/>
        </w:rPr>
        <w:pPrChange w:id="1390"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391" w:author="Joey Tatú" w:date="2019-11-27T15:41:00Z"/>
        </w:rPr>
        <w:pPrChange w:id="1392" w:author="Joey Tatú" w:date="2019-11-27T14:49:00Z">
          <w:pPr>
            <w:numPr>
              <w:numId w:val="8"/>
            </w:numPr>
            <w:tabs>
              <w:tab w:val="num" w:pos="720"/>
            </w:tabs>
            <w:ind w:left="720" w:hanging="360"/>
          </w:pPr>
        </w:pPrChange>
      </w:pPr>
      <w:del w:id="1393" w:author="Joey Tatú" w:date="2019-11-27T15:41:00Z">
        <w:r w:rsidRPr="00FD222E" w:rsidDel="00421923">
          <w:delText xml:space="preserve">The Artist </w:delText>
        </w:r>
        <w:commentRangeStart w:id="1394"/>
        <w:r w:rsidRPr="00FD222E" w:rsidDel="00421923">
          <w:delText>selects “Appointments” from their home menu</w:delText>
        </w:r>
        <w:commentRangeEnd w:id="1394"/>
        <w:r w:rsidRPr="00FD222E" w:rsidDel="00421923">
          <w:rPr>
            <w:rStyle w:val="CommentReference"/>
          </w:rPr>
          <w:commentReference w:id="1394"/>
        </w:r>
        <w:r w:rsidRPr="00FD222E" w:rsidDel="00421923">
          <w:delText>.</w:delText>
        </w:r>
      </w:del>
    </w:p>
    <w:p w14:paraId="0A269455" w14:textId="77777777" w:rsidR="009B2F24" w:rsidRPr="00FD222E" w:rsidDel="00421923" w:rsidRDefault="009B2F24">
      <w:pPr>
        <w:numPr>
          <w:ilvl w:val="0"/>
          <w:numId w:val="75"/>
        </w:numPr>
        <w:spacing w:line="240" w:lineRule="auto"/>
        <w:rPr>
          <w:del w:id="1395" w:author="Joey Tatú" w:date="2019-11-27T15:41:00Z"/>
        </w:rPr>
        <w:pPrChange w:id="1396" w:author="Joey Tatú" w:date="2019-11-27T14:49:00Z">
          <w:pPr>
            <w:numPr>
              <w:numId w:val="8"/>
            </w:numPr>
            <w:tabs>
              <w:tab w:val="num" w:pos="720"/>
            </w:tabs>
            <w:ind w:left="720" w:hanging="360"/>
          </w:pPr>
        </w:pPrChange>
      </w:pPr>
      <w:del w:id="1397"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398" w:author="Joey Tatú" w:date="2019-11-27T15:41:00Z"/>
        </w:rPr>
        <w:pPrChange w:id="1399" w:author="Joey Tatú" w:date="2019-11-27T14:49:00Z">
          <w:pPr>
            <w:numPr>
              <w:numId w:val="8"/>
            </w:numPr>
            <w:tabs>
              <w:tab w:val="num" w:pos="720"/>
            </w:tabs>
            <w:ind w:left="720" w:hanging="360"/>
          </w:pPr>
        </w:pPrChange>
      </w:pPr>
      <w:del w:id="1400"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401" w:author="Joey Tatú" w:date="2019-11-27T15:41:00Z"/>
        </w:rPr>
      </w:pPr>
      <w:del w:id="1402"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403" w:author="Joey Tatú" w:date="2019-11-27T15:41:00Z"/>
        </w:rPr>
        <w:pPrChange w:id="1404" w:author="Joey Tatú" w:date="2019-11-27T14:49:00Z">
          <w:pPr>
            <w:pStyle w:val="ListParagraph"/>
            <w:numPr>
              <w:numId w:val="8"/>
            </w:numPr>
            <w:tabs>
              <w:tab w:val="num" w:pos="720"/>
            </w:tabs>
            <w:ind w:hanging="360"/>
          </w:pPr>
        </w:pPrChange>
      </w:pPr>
      <w:del w:id="1405"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406" w:author="Joey Tatú" w:date="2019-11-27T15:41:00Z"/>
        </w:rPr>
        <w:pPrChange w:id="1407" w:author="Joey Tatú" w:date="2019-11-27T14:49:00Z">
          <w:pPr>
            <w:pStyle w:val="ListParagraph"/>
            <w:numPr>
              <w:numId w:val="8"/>
            </w:numPr>
            <w:tabs>
              <w:tab w:val="num" w:pos="720"/>
            </w:tabs>
            <w:ind w:hanging="360"/>
          </w:pPr>
        </w:pPrChange>
      </w:pPr>
      <w:del w:id="1408"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409" w:author="Joey Tatú" w:date="2019-11-27T15:41:00Z"/>
        </w:rPr>
        <w:pPrChange w:id="1410" w:author="Joey Tatú" w:date="2019-11-27T14:49:00Z">
          <w:pPr>
            <w:pStyle w:val="ListParagraph"/>
            <w:numPr>
              <w:numId w:val="8"/>
            </w:numPr>
            <w:tabs>
              <w:tab w:val="num" w:pos="720"/>
            </w:tabs>
            <w:ind w:hanging="360"/>
          </w:pPr>
        </w:pPrChange>
      </w:pPr>
      <w:del w:id="1411" w:author="Joey Tatú" w:date="2019-11-27T15:41:00Z">
        <w:r w:rsidRPr="00FD222E" w:rsidDel="00421923">
          <w:delText xml:space="preserve">The System connects to the </w:delText>
        </w:r>
      </w:del>
      <w:del w:id="1412" w:author="Joey Tatú" w:date="2019-11-27T14:18:00Z">
        <w:r w:rsidRPr="00FD222E" w:rsidDel="0060759B">
          <w:delText>MySQL</w:delText>
        </w:r>
      </w:del>
      <w:del w:id="1413"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414" w:author="Joey Tatú" w:date="2019-11-27T15:41:00Z"/>
        </w:rPr>
        <w:pPrChange w:id="1415" w:author="Joey Tatú" w:date="2019-11-27T14:49:00Z">
          <w:pPr>
            <w:pStyle w:val="ListParagraph"/>
            <w:numPr>
              <w:numId w:val="8"/>
            </w:numPr>
            <w:tabs>
              <w:tab w:val="num" w:pos="720"/>
            </w:tabs>
            <w:ind w:hanging="360"/>
          </w:pPr>
        </w:pPrChange>
      </w:pPr>
      <w:del w:id="1416"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417" w:author="Joey Tatú" w:date="2019-11-27T15:41:00Z"/>
        </w:rPr>
        <w:pPrChange w:id="1418" w:author="Joey Tatú" w:date="2019-11-27T14:49:00Z">
          <w:pPr>
            <w:pStyle w:val="ListParagraph"/>
            <w:numPr>
              <w:numId w:val="8"/>
            </w:numPr>
            <w:tabs>
              <w:tab w:val="num" w:pos="720"/>
            </w:tabs>
            <w:ind w:hanging="360"/>
          </w:pPr>
        </w:pPrChange>
      </w:pPr>
      <w:del w:id="1419"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420"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421" w:author="Joey Tatú" w:date="2019-11-27T15:42:00Z"/>
          <w:lang w:val="en-IE"/>
        </w:rPr>
      </w:pPr>
      <w:ins w:id="1422"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423" w:author="Joey Tatú" w:date="2019-11-27T15:43:00Z"/>
          <w:lang w:val="en-IE"/>
        </w:rPr>
      </w:pPr>
      <w:ins w:id="1424"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425" w:author="Joey Tatú" w:date="2019-11-27T15:43:00Z"/>
          <w:lang w:val="en-IE"/>
        </w:rPr>
      </w:pPr>
      <w:ins w:id="1426"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427" w:author="Joey Tatú" w:date="2019-11-27T15:44:00Z"/>
          <w:lang w:val="en-IE"/>
        </w:rPr>
      </w:pPr>
      <w:ins w:id="1428"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429" w:author="Joey Tatú" w:date="2019-11-27T15:42:00Z"/>
          <w:lang w:val="en-IE"/>
        </w:rPr>
        <w:pPrChange w:id="1430" w:author="Joey Tatú" w:date="2019-11-27T15:42:00Z">
          <w:pPr>
            <w:pStyle w:val="A"/>
            <w:numPr>
              <w:numId w:val="20"/>
            </w:numPr>
            <w:tabs>
              <w:tab w:val="num" w:pos="1293"/>
            </w:tabs>
            <w:ind w:left="1293" w:hanging="360"/>
          </w:pPr>
        </w:pPrChange>
      </w:pPr>
      <w:ins w:id="1431" w:author="Joey Tatú" w:date="2019-11-27T15:44:00Z">
        <w:r>
          <w:rPr>
            <w:lang w:val="en-IE"/>
          </w:rPr>
          <w:t>The database sends the reply to the System.</w:t>
        </w:r>
      </w:ins>
    </w:p>
    <w:p w14:paraId="74929B13" w14:textId="77777777" w:rsidR="009B2F24" w:rsidRDefault="009B2F24" w:rsidP="009B2F24">
      <w:pPr>
        <w:ind w:left="1296"/>
        <w:rPr>
          <w:ins w:id="1432" w:author="Joey Tatú" w:date="2019-11-27T15:45:00Z"/>
        </w:rPr>
      </w:pPr>
      <w:ins w:id="1433" w:author="Joey Tatú" w:date="2019-11-27T15:42:00Z">
        <w:r w:rsidRPr="0070087F">
          <w:t xml:space="preserve">&lt;returns to number </w:t>
        </w:r>
      </w:ins>
      <w:ins w:id="1434" w:author="Joey Tatú" w:date="2019-11-27T15:44:00Z">
        <w:r>
          <w:t>7</w:t>
        </w:r>
      </w:ins>
      <w:ins w:id="1435" w:author="Joey Tatú" w:date="2019-11-27T15:42:00Z">
        <w:r w:rsidRPr="0070087F">
          <w:t xml:space="preserve"> in Main Flow&gt;</w:t>
        </w:r>
      </w:ins>
    </w:p>
    <w:p w14:paraId="3754135A" w14:textId="77777777" w:rsidR="009B2F24" w:rsidRDefault="009B2F24" w:rsidP="009B2F24">
      <w:pPr>
        <w:ind w:left="1296"/>
        <w:rPr>
          <w:ins w:id="1436" w:author="Joey Tatú" w:date="2019-11-27T15:45:00Z"/>
        </w:rPr>
      </w:pPr>
    </w:p>
    <w:p w14:paraId="2F772974" w14:textId="77777777" w:rsidR="009B2F24" w:rsidRPr="0070087F" w:rsidRDefault="009B2F24" w:rsidP="009B2F24">
      <w:pPr>
        <w:pStyle w:val="A"/>
        <w:numPr>
          <w:ilvl w:val="0"/>
          <w:numId w:val="0"/>
        </w:numPr>
        <w:ind w:left="933" w:hanging="357"/>
        <w:rPr>
          <w:ins w:id="1437" w:author="Joey Tatú" w:date="2019-11-27T15:45:00Z"/>
          <w:lang w:val="en-IE"/>
        </w:rPr>
      </w:pPr>
      <w:ins w:id="1438"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439" w:author="Joey Tatú" w:date="2019-11-27T15:42:00Z"/>
        </w:rPr>
      </w:pPr>
      <w:ins w:id="1440" w:author="Joey Tatú" w:date="2019-11-27T15:45:00Z">
        <w:r w:rsidRPr="0070087F">
          <w:t xml:space="preserve">&lt;returns to number </w:t>
        </w:r>
      </w:ins>
      <w:ins w:id="1441" w:author="Joey Tatú" w:date="2019-11-27T15:46:00Z">
        <w:r>
          <w:t>24</w:t>
        </w:r>
      </w:ins>
      <w:ins w:id="1442" w:author="Joey Tatú" w:date="2019-11-27T15:45:00Z">
        <w:r w:rsidRPr="0070087F">
          <w:t xml:space="preserve"> in Main Flow&gt;</w:t>
        </w:r>
      </w:ins>
    </w:p>
    <w:p w14:paraId="476227BE" w14:textId="77777777" w:rsidR="009B2F24" w:rsidRPr="00421923" w:rsidRDefault="009B2F24">
      <w:pPr>
        <w:ind w:left="1296"/>
        <w:rPr>
          <w:rPrChange w:id="1443" w:author="Joey Tatú" w:date="2019-11-27T15:42:00Z">
            <w:rPr>
              <w:b/>
            </w:rPr>
          </w:rPrChange>
        </w:rPr>
        <w:pPrChange w:id="1444"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445" w:author="Joey Tatú" w:date="2019-11-27T15:46:00Z">
        <w:r w:rsidRPr="00FD222E" w:rsidDel="00421923">
          <w:rPr>
            <w:lang w:val="en-IE"/>
          </w:rPr>
          <w:delText>A1</w:delText>
        </w:r>
      </w:del>
      <w:ins w:id="1446"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447" w:author="Joey Tatú" w:date="2019-11-27T15:42:00Z">
          <w:pPr>
            <w:pStyle w:val="A"/>
            <w:numPr>
              <w:numId w:val="20"/>
            </w:numPr>
            <w:tabs>
              <w:tab w:val="num" w:pos="1293"/>
            </w:tabs>
            <w:ind w:left="1293" w:hanging="360"/>
          </w:pPr>
        </w:pPrChange>
      </w:pPr>
      <w:r w:rsidRPr="00FD222E">
        <w:rPr>
          <w:lang w:val="en-IE"/>
        </w:rPr>
        <w:t>The System connects to the</w:t>
      </w:r>
      <w:del w:id="1448"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449"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450"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451" w:author="Joey Tatú" w:date="2019-11-27T15:47:00Z">
        <w:r w:rsidRPr="00FD222E" w:rsidDel="00421923">
          <w:delText xml:space="preserve">3 </w:delText>
        </w:r>
      </w:del>
      <w:ins w:id="1452"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453" w:author="Joey Tatú" w:date="2019-11-27T14:19:00Z">
        <w:r w:rsidRPr="00FD222E">
          <w:rPr>
            <w:lang w:val="en-IE"/>
          </w:rPr>
          <w:t>database.</w:t>
        </w:r>
      </w:ins>
      <w:del w:id="1454"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455"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456" w:name="_Toc25767704"/>
      <w:bookmarkStart w:id="1457" w:name="_Toc26877934"/>
      <w:r w:rsidRPr="00FD222E">
        <w:t xml:space="preserve">Requirement </w:t>
      </w:r>
      <w:del w:id="1458" w:author="Joey Tatú" w:date="2019-11-27T16:06:00Z">
        <w:r w:rsidRPr="00FD222E" w:rsidDel="00E30DC3">
          <w:delText>4</w:delText>
        </w:r>
      </w:del>
      <w:ins w:id="1459" w:author="Joey Tatú" w:date="2019-11-27T16:06:00Z">
        <w:r>
          <w:t>2</w:t>
        </w:r>
      </w:ins>
      <w:r w:rsidRPr="00FD222E">
        <w:t>: Book appointment</w:t>
      </w:r>
      <w:bookmarkEnd w:id="1456"/>
      <w:bookmarkEnd w:id="1457"/>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460" w:author="Joey Tatú" w:date="2019-11-27T15:57:00Z">
        <w:r w:rsidRPr="00FD222E" w:rsidDel="0072775B">
          <w:delText>createBooking</w:delText>
        </w:r>
      </w:del>
      <w:proofErr w:type="spellStart"/>
      <w:ins w:id="1461"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462"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1">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463" w:author="Joey Tatú" w:date="2019-11-27T15:59:00Z">
        <w:del w:id="1464"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465"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3">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466" w:author="Joey Tatú" w:date="2019-11-27T16:02:00Z"/>
        </w:rPr>
      </w:pPr>
      <w:del w:id="1467"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468" w:author="Joey Tatú" w:date="2019-11-27T14:19:00Z">
        <w:r w:rsidRPr="00FD222E" w:rsidDel="0060759B">
          <w:delText>MySQL</w:delText>
        </w:r>
      </w:del>
      <w:del w:id="1469"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470"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471" w:author="Joey Tatú" w:date="2019-11-27T15:49:00Z"/>
          <w:b/>
        </w:rPr>
      </w:pPr>
      <w:r w:rsidRPr="00FD222E">
        <w:rPr>
          <w:b/>
        </w:rPr>
        <w:t>Main flow</w:t>
      </w:r>
    </w:p>
    <w:p w14:paraId="46870F3A" w14:textId="77777777" w:rsidR="009B2F24" w:rsidRPr="0070087F" w:rsidRDefault="009B2F24" w:rsidP="009B2F24">
      <w:pPr>
        <w:ind w:left="789" w:firstLine="504"/>
        <w:rPr>
          <w:ins w:id="1472" w:author="Joey Tatú" w:date="2019-11-27T15:49:00Z"/>
        </w:rPr>
      </w:pPr>
      <w:ins w:id="1473" w:author="Joey Tatú" w:date="2019-11-27T15:49:00Z">
        <w:r w:rsidRPr="0070087F">
          <w:t xml:space="preserve">(Function: Sign up) </w:t>
        </w:r>
      </w:ins>
    </w:p>
    <w:p w14:paraId="46600A46" w14:textId="77777777" w:rsidR="009B2F24" w:rsidRDefault="009B2F24">
      <w:pPr>
        <w:numPr>
          <w:ilvl w:val="0"/>
          <w:numId w:val="79"/>
        </w:numPr>
        <w:spacing w:line="240" w:lineRule="auto"/>
        <w:rPr>
          <w:ins w:id="1474" w:author="Joey Tatú" w:date="2019-11-27T15:49:00Z"/>
        </w:rPr>
        <w:pPrChange w:id="1475" w:author="Joey Tatú" w:date="2019-11-27T15:49:00Z">
          <w:pPr>
            <w:numPr>
              <w:numId w:val="44"/>
            </w:numPr>
            <w:tabs>
              <w:tab w:val="num" w:pos="792"/>
            </w:tabs>
            <w:ind w:left="792" w:hanging="432"/>
          </w:pPr>
        </w:pPrChange>
      </w:pPr>
      <w:ins w:id="1476" w:author="Joey Tatú" w:date="2019-11-27T15:49:00Z">
        <w:r w:rsidRPr="0070087F">
          <w:t>The</w:t>
        </w:r>
        <w:r>
          <w:t xml:space="preserve"> Client </w:t>
        </w:r>
      </w:ins>
      <w:r>
        <w:t>signs up on the System</w:t>
      </w:r>
      <w:ins w:id="1477" w:author="Joey Tatú" w:date="2019-11-27T15:49:00Z">
        <w:r>
          <w:t>. &lt;See A1</w:t>
        </w:r>
      </w:ins>
    </w:p>
    <w:p w14:paraId="6D76EFFA" w14:textId="77777777" w:rsidR="009B2F24" w:rsidRDefault="009B2F24">
      <w:pPr>
        <w:numPr>
          <w:ilvl w:val="0"/>
          <w:numId w:val="79"/>
        </w:numPr>
        <w:spacing w:line="240" w:lineRule="auto"/>
        <w:rPr>
          <w:ins w:id="1478" w:author="Joey Tatú" w:date="2019-11-27T15:49:00Z"/>
        </w:rPr>
        <w:pPrChange w:id="1479" w:author="Joey Tatú" w:date="2019-11-27T15:49:00Z">
          <w:pPr>
            <w:numPr>
              <w:numId w:val="44"/>
            </w:numPr>
            <w:tabs>
              <w:tab w:val="num" w:pos="792"/>
            </w:tabs>
            <w:ind w:left="792" w:hanging="432"/>
          </w:pPr>
        </w:pPrChange>
      </w:pPr>
      <w:ins w:id="1480" w:author="Joey Tatú" w:date="2019-11-27T15:49:00Z">
        <w:r>
          <w:t xml:space="preserve">The </w:t>
        </w:r>
      </w:ins>
      <w:ins w:id="1481" w:author="Joey Tatú" w:date="2019-11-27T15:50:00Z">
        <w:r>
          <w:t>Client</w:t>
        </w:r>
      </w:ins>
      <w:ins w:id="1482" w:author="Joey Tatú" w:date="2019-11-27T15:49:00Z">
        <w:r>
          <w:t xml:space="preserve"> shows the Artist the sign-up page.</w:t>
        </w:r>
      </w:ins>
    </w:p>
    <w:p w14:paraId="06E12DC7" w14:textId="77777777" w:rsidR="009B2F24" w:rsidRDefault="009B2F24">
      <w:pPr>
        <w:numPr>
          <w:ilvl w:val="0"/>
          <w:numId w:val="79"/>
        </w:numPr>
        <w:spacing w:line="240" w:lineRule="auto"/>
        <w:rPr>
          <w:ins w:id="1483" w:author="Joey Tatú" w:date="2019-11-27T15:49:00Z"/>
        </w:rPr>
        <w:pPrChange w:id="1484" w:author="Joey Tatú" w:date="2019-11-27T15:49:00Z">
          <w:pPr>
            <w:numPr>
              <w:numId w:val="44"/>
            </w:numPr>
            <w:tabs>
              <w:tab w:val="num" w:pos="792"/>
            </w:tabs>
            <w:ind w:left="792" w:hanging="432"/>
          </w:pPr>
        </w:pPrChange>
      </w:pPr>
      <w:ins w:id="1485" w:author="Joey Tatú" w:date="2019-11-27T15:49:00Z">
        <w:r>
          <w:lastRenderedPageBreak/>
          <w:t>The</w:t>
        </w:r>
      </w:ins>
      <w:ins w:id="1486" w:author="Joey Tatú" w:date="2019-11-27T15:50:00Z">
        <w:r w:rsidRPr="0072775B">
          <w:t xml:space="preserve"> </w:t>
        </w:r>
        <w:r>
          <w:t xml:space="preserve">Client </w:t>
        </w:r>
      </w:ins>
      <w:ins w:id="1487" w:author="Joey Tatú" w:date="2019-11-27T15:49:00Z">
        <w:r>
          <w:t xml:space="preserve">inputs their email, password, password again and indicates they are a </w:t>
        </w:r>
      </w:ins>
      <w:ins w:id="1488" w:author="Joey Tatú" w:date="2019-11-27T15:50:00Z">
        <w:r>
          <w:t>Client</w:t>
        </w:r>
      </w:ins>
      <w:ins w:id="1489" w:author="Joey Tatú" w:date="2019-11-27T15:49:00Z">
        <w:r>
          <w:t xml:space="preserve">, and selects </w:t>
        </w:r>
      </w:ins>
      <w:r>
        <w:t>continues.</w:t>
      </w:r>
    </w:p>
    <w:p w14:paraId="07A5EAC3" w14:textId="77777777" w:rsidR="009B2F24" w:rsidRDefault="009B2F24">
      <w:pPr>
        <w:numPr>
          <w:ilvl w:val="0"/>
          <w:numId w:val="79"/>
        </w:numPr>
        <w:spacing w:line="240" w:lineRule="auto"/>
        <w:rPr>
          <w:ins w:id="1490" w:author="Joey Tatú" w:date="2019-11-27T15:49:00Z"/>
        </w:rPr>
        <w:pPrChange w:id="1491" w:author="Joey Tatú" w:date="2019-11-27T15:49:00Z">
          <w:pPr>
            <w:numPr>
              <w:numId w:val="44"/>
            </w:numPr>
            <w:tabs>
              <w:tab w:val="num" w:pos="792"/>
            </w:tabs>
            <w:ind w:left="792" w:hanging="432"/>
          </w:pPr>
        </w:pPrChange>
      </w:pPr>
      <w:ins w:id="1492" w:author="Joey Tatú" w:date="2019-11-27T15:49:00Z">
        <w:r>
          <w:t>The System encrypts the data using AES.</w:t>
        </w:r>
      </w:ins>
    </w:p>
    <w:p w14:paraId="032BE88D" w14:textId="77777777" w:rsidR="009B2F24" w:rsidRDefault="009B2F24">
      <w:pPr>
        <w:numPr>
          <w:ilvl w:val="0"/>
          <w:numId w:val="79"/>
        </w:numPr>
        <w:spacing w:line="240" w:lineRule="auto"/>
        <w:rPr>
          <w:ins w:id="1493" w:author="Joey Tatú" w:date="2019-11-27T15:49:00Z"/>
        </w:rPr>
        <w:pPrChange w:id="1494" w:author="Joey Tatú" w:date="2019-11-27T15:49:00Z">
          <w:pPr>
            <w:numPr>
              <w:numId w:val="44"/>
            </w:numPr>
            <w:tabs>
              <w:tab w:val="num" w:pos="792"/>
            </w:tabs>
            <w:ind w:left="792" w:hanging="432"/>
          </w:pPr>
        </w:pPrChange>
      </w:pPr>
      <w:ins w:id="1495" w:author="Joey Tatú" w:date="2019-11-27T15:49:00Z">
        <w:r>
          <w:t>The System sends the data to the Database. &lt;See E1&gt;</w:t>
        </w:r>
      </w:ins>
    </w:p>
    <w:p w14:paraId="4685150E" w14:textId="77777777" w:rsidR="009B2F24" w:rsidRDefault="009B2F24">
      <w:pPr>
        <w:numPr>
          <w:ilvl w:val="0"/>
          <w:numId w:val="79"/>
        </w:numPr>
        <w:spacing w:line="240" w:lineRule="auto"/>
        <w:rPr>
          <w:ins w:id="1496" w:author="Joey Tatú" w:date="2019-11-27T15:49:00Z"/>
        </w:rPr>
        <w:pPrChange w:id="1497" w:author="Joey Tatú" w:date="2019-11-27T15:49:00Z">
          <w:pPr>
            <w:numPr>
              <w:numId w:val="44"/>
            </w:numPr>
            <w:tabs>
              <w:tab w:val="num" w:pos="792"/>
            </w:tabs>
            <w:ind w:left="792" w:hanging="432"/>
          </w:pPr>
        </w:pPrChange>
      </w:pPr>
      <w:ins w:id="1498" w:author="Joey Tatú" w:date="2019-11-27T15:49:00Z">
        <w:r>
          <w:t>The System receives a response from the Database</w:t>
        </w:r>
      </w:ins>
    </w:p>
    <w:p w14:paraId="7A859DE4" w14:textId="77777777" w:rsidR="009B2F24" w:rsidRDefault="009B2F24">
      <w:pPr>
        <w:numPr>
          <w:ilvl w:val="0"/>
          <w:numId w:val="79"/>
        </w:numPr>
        <w:spacing w:line="240" w:lineRule="auto"/>
        <w:rPr>
          <w:ins w:id="1499" w:author="Joey Tatú" w:date="2019-11-27T15:49:00Z"/>
        </w:rPr>
        <w:pPrChange w:id="1500" w:author="Joey Tatú" w:date="2019-11-27T15:49:00Z">
          <w:pPr>
            <w:numPr>
              <w:numId w:val="44"/>
            </w:numPr>
            <w:tabs>
              <w:tab w:val="num" w:pos="792"/>
            </w:tabs>
            <w:ind w:left="792" w:hanging="432"/>
          </w:pPr>
        </w:pPrChange>
      </w:pPr>
      <w:ins w:id="1501" w:author="Joey Tatú" w:date="2019-11-27T15:49:00Z">
        <w:r>
          <w:t xml:space="preserve">The System shows the </w:t>
        </w:r>
      </w:ins>
      <w:ins w:id="1502" w:author="Joey Tatú" w:date="2019-11-27T15:50:00Z">
        <w:r>
          <w:t>Client</w:t>
        </w:r>
      </w:ins>
      <w:ins w:id="1503" w:author="Joey Tatú" w:date="2019-11-27T15:49:00Z">
        <w:r>
          <w:t xml:space="preserve"> the home menu for artists.</w:t>
        </w:r>
      </w:ins>
    </w:p>
    <w:p w14:paraId="73072292" w14:textId="77777777" w:rsidR="009B2F24" w:rsidRDefault="009B2F24" w:rsidP="009B2F24">
      <w:pPr>
        <w:ind w:left="1293"/>
        <w:rPr>
          <w:ins w:id="1504" w:author="Joey Tatú" w:date="2019-11-27T15:49:00Z"/>
        </w:rPr>
      </w:pPr>
    </w:p>
    <w:p w14:paraId="73C626DC" w14:textId="77777777" w:rsidR="009B2F24" w:rsidRDefault="009B2F24" w:rsidP="009B2F24">
      <w:pPr>
        <w:ind w:left="789" w:firstLine="504"/>
        <w:rPr>
          <w:ins w:id="1505" w:author="Joey Tatú" w:date="2019-11-27T15:49:00Z"/>
        </w:rPr>
      </w:pPr>
      <w:ins w:id="1506"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507" w:author="Joey Tatú" w:date="2019-11-27T15:49:00Z"/>
        </w:rPr>
        <w:pPrChange w:id="1508" w:author="Joey Tatú" w:date="2019-11-27T15:49:00Z">
          <w:pPr>
            <w:pStyle w:val="ListParagraph"/>
            <w:numPr>
              <w:numId w:val="44"/>
            </w:numPr>
            <w:tabs>
              <w:tab w:val="num" w:pos="792"/>
            </w:tabs>
            <w:ind w:left="792" w:hanging="432"/>
          </w:pPr>
        </w:pPrChange>
      </w:pPr>
      <w:ins w:id="1509" w:author="Joey Tatú" w:date="2019-11-27T15:49:00Z">
        <w:r>
          <w:t xml:space="preserve">The </w:t>
        </w:r>
      </w:ins>
      <w:ins w:id="1510" w:author="Joey Tatú" w:date="2019-11-27T15:50:00Z">
        <w:r>
          <w:t>Client</w:t>
        </w:r>
      </w:ins>
      <w:ins w:id="1511" w:author="Joey Tatú" w:date="2019-11-27T15:49:00Z">
        <w:r>
          <w:t xml:space="preserve"> </w:t>
        </w:r>
      </w:ins>
      <w:r>
        <w:t>accesses their Profile on the System</w:t>
      </w:r>
      <w:ins w:id="1512"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513" w:author="Joey Tatú" w:date="2019-11-27T15:49:00Z"/>
        </w:rPr>
        <w:pPrChange w:id="1514" w:author="Joey Tatú" w:date="2019-11-27T15:49:00Z">
          <w:pPr>
            <w:pStyle w:val="ListParagraph"/>
            <w:numPr>
              <w:numId w:val="44"/>
            </w:numPr>
            <w:tabs>
              <w:tab w:val="num" w:pos="792"/>
            </w:tabs>
            <w:ind w:left="792" w:hanging="432"/>
          </w:pPr>
        </w:pPrChange>
      </w:pPr>
      <w:ins w:id="1515" w:author="Joey Tatú" w:date="2019-11-27T15:49:00Z">
        <w:r>
          <w:t xml:space="preserve">The System shows the </w:t>
        </w:r>
      </w:ins>
      <w:ins w:id="1516" w:author="Joey Tatú" w:date="2019-11-27T15:50:00Z">
        <w:r>
          <w:t>Client</w:t>
        </w:r>
      </w:ins>
      <w:ins w:id="1517"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518" w:author="Joey Tatú" w:date="2019-11-27T15:49:00Z"/>
        </w:rPr>
        <w:pPrChange w:id="1519" w:author="Joey Tatú" w:date="2019-11-27T15:49:00Z">
          <w:pPr>
            <w:pStyle w:val="ListParagraph"/>
            <w:numPr>
              <w:numId w:val="44"/>
            </w:numPr>
            <w:tabs>
              <w:tab w:val="num" w:pos="792"/>
            </w:tabs>
            <w:ind w:left="792" w:hanging="432"/>
          </w:pPr>
        </w:pPrChange>
      </w:pPr>
      <w:ins w:id="1520" w:author="Joey Tatú" w:date="2019-11-27T15:49:00Z">
        <w:r>
          <w:t xml:space="preserve">The </w:t>
        </w:r>
      </w:ins>
      <w:ins w:id="1521" w:author="Joey Tatú" w:date="2019-11-27T15:50:00Z">
        <w:r>
          <w:t>Client</w:t>
        </w:r>
      </w:ins>
      <w:ins w:id="1522"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523" w:author="Joey Tatú" w:date="2019-11-27T15:49:00Z"/>
        </w:rPr>
        <w:pPrChange w:id="1524" w:author="Joey Tatú" w:date="2019-11-27T15:49:00Z">
          <w:pPr>
            <w:pStyle w:val="ListParagraph"/>
            <w:numPr>
              <w:numId w:val="44"/>
            </w:numPr>
            <w:tabs>
              <w:tab w:val="num" w:pos="792"/>
            </w:tabs>
            <w:ind w:left="792" w:hanging="432"/>
          </w:pPr>
        </w:pPrChange>
      </w:pPr>
      <w:ins w:id="1525"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526" w:author="Joey Tatú" w:date="2019-11-27T15:49:00Z"/>
        </w:rPr>
        <w:pPrChange w:id="1527" w:author="Joey Tatú" w:date="2019-11-27T15:49:00Z">
          <w:pPr>
            <w:pStyle w:val="ListParagraph"/>
            <w:numPr>
              <w:numId w:val="44"/>
            </w:numPr>
            <w:tabs>
              <w:tab w:val="num" w:pos="792"/>
            </w:tabs>
            <w:ind w:left="792" w:hanging="432"/>
          </w:pPr>
        </w:pPrChange>
      </w:pPr>
      <w:ins w:id="1528"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529" w:author="Joey Tatú" w:date="2019-11-27T15:49:00Z"/>
        </w:rPr>
        <w:pPrChange w:id="1530" w:author="Joey Tatú" w:date="2019-11-27T15:49:00Z">
          <w:pPr>
            <w:pStyle w:val="ListParagraph"/>
            <w:numPr>
              <w:numId w:val="44"/>
            </w:numPr>
            <w:tabs>
              <w:tab w:val="num" w:pos="792"/>
            </w:tabs>
            <w:ind w:left="792" w:hanging="432"/>
          </w:pPr>
        </w:pPrChange>
      </w:pPr>
      <w:ins w:id="1531" w:author="Joey Tatú" w:date="2019-11-27T15:49:00Z">
        <w:r>
          <w:t xml:space="preserve">The System shows the </w:t>
        </w:r>
      </w:ins>
      <w:ins w:id="1532" w:author="Joey Tatú" w:date="2019-11-27T15:50:00Z">
        <w:r>
          <w:t>Client</w:t>
        </w:r>
      </w:ins>
      <w:ins w:id="1533"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534" w:author="Joey Tatú" w:date="2019-11-27T15:49:00Z"/>
        </w:rPr>
        <w:pPrChange w:id="1535" w:author="Joey Tatú" w:date="2019-11-27T15:49:00Z">
          <w:pPr>
            <w:pStyle w:val="ListParagraph"/>
            <w:numPr>
              <w:numId w:val="44"/>
            </w:numPr>
            <w:tabs>
              <w:tab w:val="num" w:pos="792"/>
            </w:tabs>
            <w:ind w:left="792" w:hanging="432"/>
          </w:pPr>
        </w:pPrChange>
      </w:pPr>
      <w:ins w:id="1536" w:author="Joey Tatú" w:date="2019-11-27T15:49:00Z">
        <w:r>
          <w:t>The Artist selects “Home”</w:t>
        </w:r>
      </w:ins>
    </w:p>
    <w:p w14:paraId="7DB09A7B" w14:textId="77777777" w:rsidR="009B2F24" w:rsidRDefault="009B2F24">
      <w:pPr>
        <w:pStyle w:val="ListParagraph"/>
        <w:numPr>
          <w:ilvl w:val="0"/>
          <w:numId w:val="79"/>
        </w:numPr>
        <w:spacing w:after="120"/>
        <w:jc w:val="both"/>
        <w:rPr>
          <w:ins w:id="1537" w:author="Joey Tatú" w:date="2019-11-27T15:49:00Z"/>
        </w:rPr>
        <w:pPrChange w:id="1538" w:author="Joey Tatú" w:date="2019-11-27T15:49:00Z">
          <w:pPr>
            <w:pStyle w:val="ListParagraph"/>
            <w:numPr>
              <w:numId w:val="44"/>
            </w:numPr>
            <w:tabs>
              <w:tab w:val="num" w:pos="792"/>
            </w:tabs>
            <w:ind w:left="792" w:hanging="432"/>
          </w:pPr>
        </w:pPrChange>
      </w:pPr>
      <w:ins w:id="1539" w:author="Joey Tatú" w:date="2019-11-27T15:49:00Z">
        <w:r>
          <w:t xml:space="preserve">The System shows the </w:t>
        </w:r>
      </w:ins>
      <w:ins w:id="1540" w:author="Joey Tatú" w:date="2019-11-27T15:50:00Z">
        <w:r>
          <w:t xml:space="preserve">Client </w:t>
        </w:r>
      </w:ins>
      <w:ins w:id="1541" w:author="Joey Tatú" w:date="2019-11-27T15:49:00Z">
        <w:r>
          <w:t>their home menu.</w:t>
        </w:r>
      </w:ins>
    </w:p>
    <w:p w14:paraId="7B23635B" w14:textId="77777777" w:rsidR="009B2F24" w:rsidRPr="0072775B" w:rsidRDefault="009B2F24">
      <w:pPr>
        <w:rPr>
          <w:ins w:id="1542" w:author="Joey Tatú" w:date="2019-11-27T15:49:00Z"/>
        </w:rPr>
        <w:pPrChange w:id="1543" w:author="Joey Tatú" w:date="2019-11-27T15:51:00Z">
          <w:pPr>
            <w:ind w:left="1293"/>
          </w:pPr>
        </w:pPrChange>
      </w:pPr>
    </w:p>
    <w:p w14:paraId="17A791DF" w14:textId="77777777" w:rsidR="009B2F24" w:rsidRPr="0072775B" w:rsidRDefault="009B2F24">
      <w:pPr>
        <w:ind w:left="1293"/>
        <w:rPr>
          <w:rPrChange w:id="1544" w:author="Joey Tatú" w:date="2019-11-27T15:51:00Z">
            <w:rPr>
              <w:b/>
            </w:rPr>
          </w:rPrChange>
        </w:rPr>
        <w:pPrChange w:id="1545" w:author="Joey Tatú" w:date="2019-11-27T15:51:00Z">
          <w:pPr>
            <w:ind w:left="576"/>
          </w:pPr>
        </w:pPrChange>
      </w:pPr>
      <w:ins w:id="1546"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547"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548"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549"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550"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551"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552"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553"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554"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555"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556" w:author="Joey Tatú" w:date="2019-11-27T15:51:00Z">
          <w:pPr>
            <w:numPr>
              <w:numId w:val="9"/>
            </w:numPr>
            <w:tabs>
              <w:tab w:val="num" w:pos="1800"/>
            </w:tabs>
            <w:ind w:left="1800" w:hanging="360"/>
          </w:pPr>
        </w:pPrChange>
      </w:pPr>
      <w:r w:rsidRPr="00FD222E">
        <w:t>The System send</w:t>
      </w:r>
      <w:ins w:id="1557"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558"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559"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560"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561" w:author="Joey Tatú" w:date="2019-11-27T15:51:00Z">
          <w:pPr>
            <w:numPr>
              <w:numId w:val="9"/>
            </w:numPr>
            <w:tabs>
              <w:tab w:val="num" w:pos="1800"/>
            </w:tabs>
            <w:ind w:left="1800" w:hanging="360"/>
          </w:pPr>
        </w:pPrChange>
      </w:pPr>
      <w:r w:rsidRPr="00FD222E">
        <w:t>The System inserts the data into the</w:t>
      </w:r>
      <w:del w:id="1562" w:author="Joey Tatú" w:date="2019-11-27T15:52:00Z">
        <w:r w:rsidRPr="00FD222E" w:rsidDel="0072775B">
          <w:delText xml:space="preserve"> </w:delText>
        </w:r>
      </w:del>
      <w:del w:id="1563"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564"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565"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566"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567"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568"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569"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570"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571"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572"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573"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574"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575" w:author="Joey Tatú" w:date="2019-11-27T15:53:00Z">
        <w:r w:rsidRPr="00FD222E" w:rsidDel="0072775B">
          <w:delText xml:space="preserve">5 </w:delText>
        </w:r>
      </w:del>
      <w:ins w:id="1576"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577"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578"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579"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580" w:author="Joey Tatú" w:date="2019-11-27T15:53:00Z">
        <w:r w:rsidRPr="00FD222E" w:rsidDel="0072775B">
          <w:delText xml:space="preserve">6 </w:delText>
        </w:r>
      </w:del>
      <w:ins w:id="1581"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582"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583"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584"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585"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586" w:author="Joey Tatú" w:date="2019-11-27T15:53:00Z">
        <w:r w:rsidRPr="00FD222E" w:rsidDel="0072775B">
          <w:delText xml:space="preserve">10 </w:delText>
        </w:r>
      </w:del>
      <w:ins w:id="1587"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588" w:author="Joey Tatú" w:date="2019-11-27T14:19:00Z">
        <w:r w:rsidRPr="00FD222E" w:rsidDel="0060759B">
          <w:rPr>
            <w:lang w:val="en-IE"/>
          </w:rPr>
          <w:delText>MySQL</w:delText>
        </w:r>
      </w:del>
      <w:ins w:id="1589"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590" w:author="Joey Tatú" w:date="2019-11-27T15:55:00Z">
          <w:pPr>
            <w:pStyle w:val="A"/>
            <w:numPr>
              <w:numId w:val="25"/>
            </w:numPr>
            <w:tabs>
              <w:tab w:val="num" w:pos="1293"/>
            </w:tabs>
            <w:ind w:left="1293" w:hanging="360"/>
          </w:pPr>
        </w:pPrChange>
      </w:pPr>
      <w:r w:rsidRPr="00FD222E">
        <w:rPr>
          <w:lang w:val="en-IE"/>
        </w:rPr>
        <w:t xml:space="preserve">The System cannot connect </w:t>
      </w:r>
      <w:del w:id="1591" w:author="Joey Tatú" w:date="2019-11-27T14:19:00Z">
        <w:r w:rsidRPr="00FD222E" w:rsidDel="0060759B">
          <w:rPr>
            <w:lang w:val="en-IE"/>
          </w:rPr>
          <w:delText>MySQL</w:delText>
        </w:r>
      </w:del>
      <w:del w:id="1592" w:author="Joey Tatú" w:date="2019-11-27T15:55:00Z">
        <w:r w:rsidRPr="00FD222E" w:rsidDel="0072775B">
          <w:rPr>
            <w:lang w:val="en-IE"/>
          </w:rPr>
          <w:delText xml:space="preserve"> Database</w:delText>
        </w:r>
      </w:del>
      <w:ins w:id="1593"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594"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595"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596" w:author="Joey Tatú" w:date="2019-11-27T15:56:00Z">
        <w:r w:rsidRPr="00FD222E" w:rsidDel="0072775B">
          <w:rPr>
            <w:lang w:val="en-IE"/>
          </w:rPr>
          <w:delText xml:space="preserve">8 </w:delText>
        </w:r>
      </w:del>
      <w:ins w:id="1597"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598"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599"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600" w:author="Joey Tatú" w:date="2019-11-27T15:56:00Z">
        <w:r w:rsidRPr="00FD222E" w:rsidDel="0072775B">
          <w:rPr>
            <w:lang w:val="en-IE"/>
          </w:rPr>
          <w:delText xml:space="preserve">17 </w:delText>
        </w:r>
      </w:del>
      <w:ins w:id="1601"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602" w:name="_Toc25767705"/>
      <w:bookmarkStart w:id="1603" w:name="_Toc26877935"/>
      <w:r w:rsidRPr="00FD222E">
        <w:t xml:space="preserve">Requirement </w:t>
      </w:r>
      <w:del w:id="1604" w:author="Joey Tatú" w:date="2019-11-27T16:06:00Z">
        <w:r w:rsidRPr="00FD222E" w:rsidDel="00E30DC3">
          <w:delText>5</w:delText>
        </w:r>
      </w:del>
      <w:ins w:id="1605" w:author="Joey Tatú" w:date="2019-11-27T16:06:00Z">
        <w:r>
          <w:t>3</w:t>
        </w:r>
      </w:ins>
      <w:r w:rsidRPr="00FD222E">
        <w:t xml:space="preserve">: </w:t>
      </w:r>
      <w:del w:id="1606" w:author="Joey Tatú" w:date="2019-11-27T16:02:00Z">
        <w:r w:rsidRPr="00FD222E" w:rsidDel="00E30DC3">
          <w:delText xml:space="preserve">Rate </w:delText>
        </w:r>
      </w:del>
      <w:ins w:id="1607" w:author="Joey Tatú" w:date="2019-11-27T16:02:00Z">
        <w:r w:rsidRPr="00FD222E">
          <w:t>R</w:t>
        </w:r>
        <w:r>
          <w:t>eview</w:t>
        </w:r>
        <w:r w:rsidRPr="00FD222E">
          <w:t xml:space="preserve"> </w:t>
        </w:r>
      </w:ins>
      <w:r w:rsidRPr="00FD222E">
        <w:t>Artist</w:t>
      </w:r>
      <w:bookmarkEnd w:id="1602"/>
      <w:bookmarkEnd w:id="1603"/>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608" w:author="Joey Tatú" w:date="2019-11-27T16:02:00Z">
        <w:r>
          <w:t>eview</w:t>
        </w:r>
      </w:ins>
      <w:del w:id="1609"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610"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611"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612"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13" w:author="Joey Tatú" w:date="2019-11-27T14:19:00Z">
        <w:r w:rsidRPr="00FD222E" w:rsidDel="0060759B">
          <w:rPr>
            <w:lang w:val="en-IE"/>
          </w:rPr>
          <w:delText>MySQL</w:delText>
        </w:r>
      </w:del>
      <w:ins w:id="1614"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615"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616" w:name="_Toc25767706"/>
      <w:bookmarkStart w:id="1617" w:name="_Toc26877936"/>
      <w:r w:rsidRPr="00FD222E">
        <w:t xml:space="preserve">Requirement </w:t>
      </w:r>
      <w:del w:id="1618" w:author="Joey Tatú" w:date="2019-11-27T16:06:00Z">
        <w:r w:rsidRPr="00FD222E" w:rsidDel="00E30DC3">
          <w:delText>6</w:delText>
        </w:r>
      </w:del>
      <w:ins w:id="1619" w:author="Joey Tatú" w:date="2019-11-27T16:10:00Z">
        <w:r>
          <w:t>4</w:t>
        </w:r>
      </w:ins>
      <w:r w:rsidRPr="00FD222E">
        <w:t>: Message user</w:t>
      </w:r>
      <w:bookmarkEnd w:id="1616"/>
      <w:bookmarkEnd w:id="1617"/>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620"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621"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622"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623"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624"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25" w:author="Joey Tatú" w:date="2019-11-27T14:20:00Z">
        <w:r w:rsidRPr="00FD222E" w:rsidDel="0060759B">
          <w:rPr>
            <w:lang w:val="en-IE"/>
          </w:rPr>
          <w:delText>MySQL</w:delText>
        </w:r>
      </w:del>
      <w:ins w:id="1626"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627"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628" w:name="_Toc25767707"/>
      <w:bookmarkStart w:id="1629" w:name="_Toc26877937"/>
      <w:r w:rsidRPr="00FD222E">
        <w:t xml:space="preserve">Requirement </w:t>
      </w:r>
      <w:del w:id="1630" w:author="Joey Tatú" w:date="2019-11-27T16:10:00Z">
        <w:r w:rsidRPr="00FD222E" w:rsidDel="001470FB">
          <w:delText>6</w:delText>
        </w:r>
      </w:del>
      <w:ins w:id="1631" w:author="Joey Tatú" w:date="2019-11-27T16:10:00Z">
        <w:r>
          <w:t>5</w:t>
        </w:r>
      </w:ins>
      <w:r w:rsidRPr="00FD222E">
        <w:t>: Create automated appointment</w:t>
      </w:r>
      <w:bookmarkEnd w:id="1628"/>
      <w:bookmarkEnd w:id="1629"/>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632"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633"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634" w:author="Joey Tatú" w:date="2019-11-27T14:22:00Z">
        <w:r w:rsidRPr="00FD222E" w:rsidDel="0060759B">
          <w:delText>appointment.&lt;</w:delText>
        </w:r>
      </w:del>
      <w:ins w:id="1635"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36" w:author="Joey Tatú" w:date="2019-11-27T14:20:00Z">
        <w:r w:rsidRPr="00FD222E" w:rsidDel="0060759B">
          <w:rPr>
            <w:lang w:val="en-IE"/>
          </w:rPr>
          <w:delText>MySQL</w:delText>
        </w:r>
      </w:del>
      <w:ins w:id="1637"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638"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639" w:name="_Toc25767708"/>
      <w:bookmarkStart w:id="1640" w:name="_Toc26877938"/>
      <w:r w:rsidRPr="00FD222E">
        <w:t>Non-Functional Requirements</w:t>
      </w:r>
      <w:bookmarkEnd w:id="1639"/>
      <w:bookmarkEnd w:id="1640"/>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022BED">
      <w:pPr>
        <w:pStyle w:val="Heading3"/>
      </w:pPr>
      <w:bookmarkStart w:id="1641" w:name="_Toc25767709"/>
      <w:bookmarkStart w:id="1642" w:name="_Toc26877939"/>
      <w:r w:rsidRPr="00FD222E">
        <w:t>Performance/Response time requirement</w:t>
      </w:r>
      <w:bookmarkEnd w:id="1641"/>
      <w:bookmarkEnd w:id="1642"/>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643" w:author="Joey Tatú" w:date="2019-11-27T14:20:00Z">
        <w:r w:rsidRPr="00FD222E" w:rsidDel="0060759B">
          <w:delText xml:space="preserve">MySQL </w:delText>
        </w:r>
      </w:del>
      <w:ins w:id="1644"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022BED">
      <w:pPr>
        <w:pStyle w:val="Heading3"/>
      </w:pPr>
      <w:bookmarkStart w:id="1645" w:name="_Toc25767710"/>
      <w:bookmarkStart w:id="1646" w:name="_Toc26877940"/>
      <w:r w:rsidRPr="00FD222E">
        <w:t>Availability requirement</w:t>
      </w:r>
      <w:bookmarkEnd w:id="1645"/>
      <w:bookmarkEnd w:id="1646"/>
    </w:p>
    <w:p w14:paraId="237B66FB" w14:textId="77777777" w:rsidR="009B2F24" w:rsidRPr="00FD222E" w:rsidRDefault="009B2F24" w:rsidP="009B2F24">
      <w:r w:rsidRPr="00FD222E">
        <w:t xml:space="preserve">3B must be available 24/7. To ensure this is the case, 2 back-up connections to </w:t>
      </w:r>
      <w:del w:id="1647" w:author="Joey Tatú" w:date="2019-11-27T14:21:00Z">
        <w:r w:rsidRPr="00FD222E" w:rsidDel="0060759B">
          <w:delText xml:space="preserve">MySQL </w:delText>
        </w:r>
      </w:del>
      <w:ins w:id="1648" w:author="Joey Tatú" w:date="2019-11-27T14:21:00Z">
        <w:r w:rsidRPr="00FD222E">
          <w:t xml:space="preserve">the database </w:t>
        </w:r>
      </w:ins>
      <w:r w:rsidRPr="00FD222E">
        <w:t>will be developed.</w:t>
      </w:r>
    </w:p>
    <w:p w14:paraId="502A63FB" w14:textId="5C13E737" w:rsidR="009B2F24" w:rsidRPr="00FD222E" w:rsidRDefault="009B2F24" w:rsidP="00022BED">
      <w:pPr>
        <w:pStyle w:val="Heading3"/>
      </w:pPr>
      <w:bookmarkStart w:id="1649" w:name="_Toc25767711"/>
      <w:bookmarkStart w:id="1650" w:name="_Toc26877941"/>
      <w:r w:rsidRPr="00FD222E">
        <w:t>Recover</w:t>
      </w:r>
      <w:r w:rsidR="004B71C8">
        <w:t>ability</w:t>
      </w:r>
      <w:r w:rsidRPr="00FD222E">
        <w:t xml:space="preserve"> requirement</w:t>
      </w:r>
      <w:bookmarkEnd w:id="1649"/>
      <w:bookmarkEnd w:id="1650"/>
    </w:p>
    <w:p w14:paraId="054A61E3" w14:textId="77777777" w:rsidR="009B2F24" w:rsidRPr="00FD222E" w:rsidRDefault="009B2F24" w:rsidP="009B2F24">
      <w:r w:rsidRPr="00FD222E">
        <w:t xml:space="preserve">At least 2 backups in separate physical locations must be available. If </w:t>
      </w:r>
      <w:del w:id="1651" w:author="Joey Tatú" w:date="2019-11-27T14:21:00Z">
        <w:r w:rsidRPr="00FD222E" w:rsidDel="0060759B">
          <w:delText xml:space="preserve">MySQL </w:delText>
        </w:r>
      </w:del>
      <w:ins w:id="1652"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022BED">
      <w:pPr>
        <w:pStyle w:val="Heading3"/>
      </w:pPr>
      <w:bookmarkStart w:id="1653" w:name="_Toc25767712"/>
      <w:bookmarkStart w:id="1654" w:name="_Toc26877942"/>
      <w:r w:rsidRPr="00FD222E">
        <w:t>Security requirement</w:t>
      </w:r>
      <w:bookmarkEnd w:id="1653"/>
      <w:bookmarkEnd w:id="1654"/>
    </w:p>
    <w:p w14:paraId="44978178" w14:textId="0F3C746C" w:rsidR="00661724" w:rsidRPr="00FD222E" w:rsidRDefault="009B2F24" w:rsidP="009B2F24">
      <w:r w:rsidRPr="00FD222E">
        <w:t xml:space="preserve">No plain text passwords are stored anywhere. Encrypted passwords using AES will be stored in the </w:t>
      </w:r>
      <w:del w:id="1655"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656" w:name="_Toc26877943"/>
      <w:r w:rsidRPr="00A53746">
        <w:lastRenderedPageBreak/>
        <w:t>Design</w:t>
      </w:r>
      <w:bookmarkEnd w:id="1656"/>
    </w:p>
    <w:p w14:paraId="405F542E" w14:textId="02E33DAA" w:rsidR="00D11421" w:rsidRDefault="00D11421" w:rsidP="00093071">
      <w:pPr>
        <w:pStyle w:val="Heading2"/>
      </w:pPr>
      <w:bookmarkStart w:id="1657" w:name="_Toc26877944"/>
      <w:commentRangeStart w:id="1658"/>
      <w:r w:rsidRPr="00075741">
        <w:t>System Architecture</w:t>
      </w:r>
      <w:commentRangeEnd w:id="1658"/>
      <w:r w:rsidR="00F666D6">
        <w:rPr>
          <w:rStyle w:val="CommentReference"/>
          <w:rFonts w:ascii="Arial" w:hAnsi="Arial" w:cs="Times New Roman"/>
          <w:b w:val="0"/>
          <w:bCs w:val="0"/>
          <w:i w:val="0"/>
          <w:iCs w:val="0"/>
          <w:lang w:val="en-US" w:eastAsia="en-US"/>
        </w:rPr>
        <w:commentReference w:id="1658"/>
      </w:r>
      <w:bookmarkEnd w:id="1657"/>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659" w:name="_Toc26877945"/>
      <w:r w:rsidRPr="00075741">
        <w:t>API</w:t>
      </w:r>
      <w:bookmarkEnd w:id="1659"/>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660" w:name="_Toc26877946"/>
      <w:r w:rsidRPr="00075741">
        <w:t>Implementation</w:t>
      </w:r>
      <w:bookmarkEnd w:id="1660"/>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661" w:name="_Toc26877947"/>
      <w:r>
        <w:t>GUI</w:t>
      </w:r>
      <w:r w:rsidR="004D5487" w:rsidRPr="00075741">
        <w:t xml:space="preserve"> Layout</w:t>
      </w:r>
      <w:bookmarkEnd w:id="1661"/>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0">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1">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2">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3">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4">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5">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6">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7">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42CF85D3" w:rsidR="00F077BB" w:rsidRDefault="00F077BB" w:rsidP="00994136">
      <w:pPr>
        <w:pStyle w:val="Heading2"/>
        <w:spacing w:after="0"/>
      </w:pPr>
      <w:bookmarkStart w:id="1662" w:name="_Toc26877948"/>
      <w:commentRangeStart w:id="1663"/>
      <w:r w:rsidRPr="00075741">
        <w:t>Testing</w:t>
      </w:r>
      <w:commentRangeEnd w:id="1663"/>
      <w:r w:rsidR="00F666D6">
        <w:rPr>
          <w:rStyle w:val="CommentReference"/>
          <w:rFonts w:ascii="Arial" w:hAnsi="Arial" w:cs="Times New Roman"/>
          <w:b w:val="0"/>
          <w:bCs w:val="0"/>
          <w:i w:val="0"/>
          <w:iCs w:val="0"/>
          <w:lang w:val="en-US" w:eastAsia="en-US"/>
        </w:rPr>
        <w:commentReference w:id="1663"/>
      </w:r>
      <w:bookmarkEnd w:id="1662"/>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bookmarkStart w:id="1664" w:name="_Toc26877949"/>
      <w:r>
        <w:t>Unit Testing</w:t>
      </w:r>
      <w:bookmarkEnd w:id="1664"/>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lastRenderedPageBreak/>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bookmarkStart w:id="1665" w:name="_Toc26877950"/>
      <w:r>
        <w:lastRenderedPageBreak/>
        <w:t>Integration Testing</w:t>
      </w:r>
      <w:bookmarkEnd w:id="1665"/>
    </w:p>
    <w:p w14:paraId="00D56F44" w14:textId="420DC7E0" w:rsidR="006D74B8" w:rsidRDefault="005A25E3" w:rsidP="005A25E3">
      <w:r>
        <w:t xml:space="preserve">Integration testing involves testing two or more components together to </w:t>
      </w:r>
      <w:r w:rsidR="006D74B8">
        <w:t>ensure th</w:t>
      </w:r>
      <w:r w:rsidR="00496064">
        <w:t xml:space="preserve">ey </w:t>
      </w:r>
      <w:r w:rsidR="006D74B8">
        <w:t>work together and cause no errors.</w:t>
      </w:r>
      <w:r w:rsidR="00496064">
        <w:t xml:space="preserve"> The following includes some examples of integration testing. During the testing phase, these may be altered.</w:t>
      </w:r>
    </w:p>
    <w:p w14:paraId="60B8B46E" w14:textId="6A08FB8C" w:rsidR="006D74B8" w:rsidRDefault="006D74B8" w:rsidP="006D74B8">
      <w:pPr>
        <w:pStyle w:val="Heading4"/>
      </w:pPr>
      <w:r>
        <w:t>Accounts &amp; Appointments (Artist)</w:t>
      </w:r>
    </w:p>
    <w:p w14:paraId="281AD5A8" w14:textId="39A0DB03" w:rsidR="006D74B8" w:rsidRDefault="006D74B8" w:rsidP="006D74B8">
      <w:r>
        <w:t>This test involves the artist creating an account, signing in, editing their profile,</w:t>
      </w:r>
      <w:r w:rsidR="00496064">
        <w:t xml:space="preserve"> editing their artist’s page</w:t>
      </w:r>
      <w:r>
        <w:t xml:space="preserv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This test involves the client creating an account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144F4E18" w:rsidR="00F45471" w:rsidRDefault="00F45471" w:rsidP="00F45471">
      <w:pPr>
        <w:pStyle w:val="Heading4"/>
      </w:pPr>
      <w:r>
        <w:t>Appointments (</w:t>
      </w:r>
      <w:r w:rsidR="00496064">
        <w:t>Artist) &amp;</w:t>
      </w:r>
      <w:r>
        <w:t xml:space="preserve"> Stock Control</w:t>
      </w:r>
    </w:p>
    <w:p w14:paraId="6D296951" w14:textId="3F7E5501" w:rsidR="00F45471" w:rsidRDefault="00F45471" w:rsidP="00F45471">
      <w:r>
        <w:t>This test evaluates an artist creating an account</w:t>
      </w:r>
      <w:r w:rsidR="00496064">
        <w:t>,</w:t>
      </w:r>
      <w:r w:rsidR="00496064" w:rsidRPr="00496064">
        <w:t xml:space="preserve"> </w:t>
      </w:r>
      <w:r w:rsidR="00496064">
        <w:t>signing into the system and editing their profile and artist’s page</w:t>
      </w:r>
      <w:r>
        <w:t>. The artist then adds sample stock items and amounts, saves these. Then the artist edits the stock amounts and then saves again. This test is successful when the stock amounts have been edited and saved to the database</w:t>
      </w:r>
    </w:p>
    <w:p w14:paraId="49E0A3EF" w14:textId="6A4097A1" w:rsidR="00F45471" w:rsidRDefault="00496064" w:rsidP="00F45471">
      <w:pPr>
        <w:pStyle w:val="Heading4"/>
      </w:pPr>
      <w:r>
        <w:lastRenderedPageBreak/>
        <w:t xml:space="preserve">Appointments (Client) </w:t>
      </w:r>
      <w:r w:rsidR="00F45471">
        <w:t>&amp; Reviews</w:t>
      </w:r>
    </w:p>
    <w:p w14:paraId="61F49D9D" w14:textId="45E69776" w:rsidR="00496064" w:rsidRDefault="00496064" w:rsidP="00496064">
      <w:r>
        <w:t xml:space="preserve">This test also involves the client booking an appointment, and successfully paying a deposit. It also involves the client going to an artist’s page, rating it out of five stars and adding a comment. Then the artist has to approve or deny the comment. This test is successful when the client successfully rates the artist and adds a comment. </w:t>
      </w:r>
    </w:p>
    <w:p w14:paraId="05749BD2" w14:textId="3C922ABC" w:rsidR="00496064" w:rsidRDefault="00496064" w:rsidP="004753BB">
      <w:pPr>
        <w:pStyle w:val="Heading3"/>
      </w:pPr>
      <w:bookmarkStart w:id="1666" w:name="_Toc26877951"/>
      <w:r>
        <w:t>System Testing</w:t>
      </w:r>
      <w:bookmarkEnd w:id="1666"/>
    </w:p>
    <w:p w14:paraId="04A47E01" w14:textId="13BE7598" w:rsidR="00043EBE" w:rsidRDefault="004753BB" w:rsidP="004753BB">
      <w:r>
        <w:t xml:space="preserve">System testing involves testing the above Unit and Integration testing, but testing the entire system </w:t>
      </w:r>
      <w:r w:rsidR="00043EBE">
        <w:t>from start to finish</w:t>
      </w:r>
    </w:p>
    <w:p w14:paraId="543516F4" w14:textId="0CB211BA" w:rsidR="00043EBE" w:rsidRDefault="00043EBE" w:rsidP="00043EBE">
      <w:pPr>
        <w:pStyle w:val="Heading4"/>
      </w:pPr>
      <w:r>
        <w:t>Artist</w:t>
      </w:r>
    </w:p>
    <w:p w14:paraId="0E9E15D2" w14:textId="3E3F28B9" w:rsidR="00043EBE" w:rsidRDefault="00043EBE" w:rsidP="00043EBE">
      <w:r>
        <w:t>To test the artist’s flow, the following will be evaluated in order: create an account, signing in, editing their profile and artist’s page, setting up their calendar, editing the sample sizes, prices and sample images, adjusting stock control (discussed above), sending a message to a client. After the artist completes these with no errors, the test will have been successful.</w:t>
      </w:r>
    </w:p>
    <w:p w14:paraId="616B6191" w14:textId="1BC175BD" w:rsidR="00043EBE" w:rsidRDefault="00043EBE" w:rsidP="00043EBE">
      <w:pPr>
        <w:pStyle w:val="Heading4"/>
      </w:pPr>
      <w:r>
        <w:t>Client</w:t>
      </w:r>
    </w:p>
    <w:p w14:paraId="5DB2F541" w14:textId="27355B4E" w:rsidR="00043EBE" w:rsidRDefault="00043EBE" w:rsidP="004753BB">
      <w:r>
        <w:t xml:space="preserve">To test the client’s flow, the following will be evaluated in order: </w:t>
      </w:r>
      <w:r w:rsidR="004753BB">
        <w:t xml:space="preserve"> </w:t>
      </w:r>
      <w:r>
        <w:t>create an account, signing in, editing their profile, booking an appointment (discussed above), creation of automated booking by the system, sending a message to an artist. After the client has completed these with no errors, the text will be successful.</w:t>
      </w:r>
    </w:p>
    <w:p w14:paraId="44FC8EFC" w14:textId="152D172A" w:rsidR="00D67D5D" w:rsidRDefault="00D67D5D" w:rsidP="004753BB"/>
    <w:p w14:paraId="7DDE6BCA" w14:textId="6BC7AACB" w:rsidR="00D67D5D" w:rsidRDefault="00D67D5D" w:rsidP="00D67D5D">
      <w:pPr>
        <w:pStyle w:val="Heading3"/>
      </w:pPr>
      <w:bookmarkStart w:id="1667" w:name="_Toc26877952"/>
      <w:r>
        <w:t>Usability Testing</w:t>
      </w:r>
      <w:bookmarkEnd w:id="1667"/>
    </w:p>
    <w:p w14:paraId="65F01D63" w14:textId="094705B0" w:rsidR="00D67D5D" w:rsidRDefault="00D67D5D" w:rsidP="00D67D5D">
      <w:r>
        <w:t xml:space="preserve">The usability testing will follow Nielsen’s usability testing. </w:t>
      </w:r>
    </w:p>
    <w:p w14:paraId="4EBAC549" w14:textId="17642A07" w:rsidR="00D67D5D" w:rsidRDefault="00D67D5D" w:rsidP="00D67D5D">
      <w:pPr>
        <w:pStyle w:val="Heading4"/>
      </w:pPr>
      <w:r>
        <w:t>“</w:t>
      </w:r>
      <w:r w:rsidRPr="00D67D5D">
        <w:t>Visibility of system status</w:t>
      </w:r>
      <w:r>
        <w:t>”</w:t>
      </w:r>
    </w:p>
    <w:p w14:paraId="5658D983" w14:textId="48709D4F" w:rsidR="00D67D5D" w:rsidRDefault="00D67D5D" w:rsidP="00D67D5D">
      <w:r>
        <w:t>With this test, the system would ensure the artists and clients are aware of what is happening on the website. A response with an acceptable period of time is required.</w:t>
      </w:r>
      <w:sdt>
        <w:sdtPr>
          <w:id w:val="715240339"/>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7895609D" w14:textId="617DD803" w:rsidR="00D67D5D" w:rsidRDefault="00D67D5D" w:rsidP="00D67D5D">
      <w:pPr>
        <w:pStyle w:val="Heading4"/>
      </w:pPr>
      <w:r>
        <w:lastRenderedPageBreak/>
        <w:t>“Match between system and the real world”</w:t>
      </w:r>
    </w:p>
    <w:p w14:paraId="7545B6D3" w14:textId="1FA9F8B2" w:rsidR="00D67D5D" w:rsidRDefault="00D67D5D" w:rsidP="00D67D5D">
      <w:r>
        <w:t>In regard to language, it should be simplistic and to a level of the artists and clients understanding. Technical jargon should be avoided.</w:t>
      </w:r>
      <w:sdt>
        <w:sdtPr>
          <w:id w:val="284398863"/>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B26579" w14:textId="2258A2D9" w:rsidR="00D67D5D" w:rsidRDefault="00D67D5D" w:rsidP="00D67D5D">
      <w:pPr>
        <w:pStyle w:val="Heading4"/>
      </w:pPr>
      <w:r>
        <w:t>“User control and freedom”</w:t>
      </w:r>
    </w:p>
    <w:p w14:paraId="7C582D17" w14:textId="4CD533FE" w:rsidR="004C6867" w:rsidRDefault="00D67D5D" w:rsidP="00D67D5D">
      <w:r>
        <w:t xml:space="preserve">Sometimes an artist or client may access a page and edit something they didn’t want to. </w:t>
      </w:r>
      <w:r w:rsidR="004C6867">
        <w:t xml:space="preserve">An “emergency exit” to the likes of the home page is to be implemented. Buttons that revert and obvert the user’s action will also be implemented. </w:t>
      </w:r>
      <w:sdt>
        <w:sdtPr>
          <w:id w:val="1279536474"/>
          <w:citation/>
        </w:sdtPr>
        <w:sdtEndPr/>
        <w:sdtContent>
          <w:r w:rsidR="004C6867">
            <w:fldChar w:fldCharType="begin"/>
          </w:r>
          <w:r w:rsidR="00601A93">
            <w:rPr>
              <w:lang w:val="en-GB"/>
            </w:rPr>
            <w:instrText xml:space="preserve">CITATION Jak94 \l 2057 </w:instrText>
          </w:r>
          <w:r w:rsidR="004C6867">
            <w:fldChar w:fldCharType="separate"/>
          </w:r>
          <w:r w:rsidR="00601A93" w:rsidRPr="00601A93">
            <w:rPr>
              <w:noProof/>
              <w:lang w:val="en-GB"/>
            </w:rPr>
            <w:t>(Nielsen, 1994)</w:t>
          </w:r>
          <w:r w:rsidR="004C6867">
            <w:fldChar w:fldCharType="end"/>
          </w:r>
        </w:sdtContent>
      </w:sdt>
    </w:p>
    <w:p w14:paraId="79231922" w14:textId="00B8139B" w:rsidR="004C6867" w:rsidRDefault="004C6867" w:rsidP="004C6867">
      <w:pPr>
        <w:pStyle w:val="Heading4"/>
      </w:pPr>
      <w:r>
        <w:t>“Consistency and standards”</w:t>
      </w:r>
    </w:p>
    <w:p w14:paraId="3512CB90" w14:textId="3377AF0E" w:rsidR="004C6867" w:rsidRDefault="004C6867" w:rsidP="00D67D5D">
      <w:r>
        <w:t xml:space="preserve">Clear, understandable words will be used throughout the website. An example such as “edit” and “modify” generally means the same thing. Only one of these will be used (Edit). This will be implanted throughout the website. </w:t>
      </w:r>
      <w:sdt>
        <w:sdtPr>
          <w:id w:val="13812850"/>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6CFCC8B6" w14:textId="4197184E" w:rsidR="004C6867" w:rsidRDefault="004C6867" w:rsidP="004C6867">
      <w:pPr>
        <w:pStyle w:val="Heading4"/>
      </w:pPr>
      <w:r>
        <w:t>“Error prevention”</w:t>
      </w:r>
    </w:p>
    <w:p w14:paraId="3FEFAE88" w14:textId="52A397CC" w:rsidR="004C6867" w:rsidRDefault="004C6867" w:rsidP="004C6867">
      <w:r>
        <w:t>It may not always be possible to avoid error messages. However, a better designed website will avoid a user making the error at all. Forms that are in the website will be checked before they are sent to the database. The website will also provide “tips and tricks” to assist the user in using the website.</w:t>
      </w:r>
      <w:sdt>
        <w:sdtPr>
          <w:id w:val="1758401648"/>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6F463B07" w14:textId="2BDDAA66" w:rsidR="004C6867" w:rsidRDefault="004C6867" w:rsidP="004C6867">
      <w:pPr>
        <w:pStyle w:val="Heading4"/>
      </w:pPr>
      <w:r>
        <w:t>“</w:t>
      </w:r>
      <w:r w:rsidRPr="004C6867">
        <w:t>Recognition rather than recall</w:t>
      </w:r>
      <w:r>
        <w:t>”</w:t>
      </w:r>
    </w:p>
    <w:p w14:paraId="71DEC8D5" w14:textId="333B1A5C" w:rsidR="004C6867" w:rsidRDefault="004C6867" w:rsidP="004C6867">
      <w:r>
        <w:t xml:space="preserve">It’s important for the user not to recall data from one form to another. Such information will be either obtained from the database or </w:t>
      </w:r>
      <w:r w:rsidR="00FC040E">
        <w:t>stored in the cache (text file on the browser) of the website.</w:t>
      </w:r>
    </w:p>
    <w:p w14:paraId="08847989" w14:textId="0FF88F77" w:rsidR="00FC040E" w:rsidRDefault="00FC040E" w:rsidP="00FC040E">
      <w:pPr>
        <w:pStyle w:val="Heading4"/>
      </w:pPr>
      <w:r>
        <w:t>“</w:t>
      </w:r>
      <w:r w:rsidRPr="00FC040E">
        <w:t>Flexibility and efficiency of use</w:t>
      </w:r>
      <w:r>
        <w:t>”</w:t>
      </w:r>
    </w:p>
    <w:p w14:paraId="41F32AC8" w14:textId="4FD8A61B" w:rsidR="00FC040E" w:rsidRDefault="00FC040E" w:rsidP="004C6867">
      <w:r>
        <w:t>An importance is to allow users who are new to the website to go through the website at their own pace. This would not be beneficial for a user who has visited the website many times. The website will accommodate both types of users.</w:t>
      </w:r>
      <w:sdt>
        <w:sdtPr>
          <w:id w:val="1710677204"/>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1A59EDBF" w14:textId="40A34FA4" w:rsidR="00FC040E" w:rsidRDefault="00FC040E" w:rsidP="00FC040E">
      <w:pPr>
        <w:pStyle w:val="Heading4"/>
      </w:pPr>
      <w:r>
        <w:t>“Aesthetic and minimalist design”</w:t>
      </w:r>
    </w:p>
    <w:p w14:paraId="4D3ED500" w14:textId="06F13012" w:rsidR="00FC040E" w:rsidRDefault="00FC040E" w:rsidP="00FC040E">
      <w:r>
        <w:t xml:space="preserve">Text data must not be over complicated with unrelated data. Over-complicated text will be completely avoided on the website. </w:t>
      </w:r>
      <w:sdt>
        <w:sdtPr>
          <w:id w:val="406189214"/>
          <w:citation/>
        </w:sdtPr>
        <w:sdtEndPr/>
        <w:sdtContent>
          <w:r>
            <w:fldChar w:fldCharType="begin"/>
          </w:r>
          <w:r w:rsidR="00601A93">
            <w:rPr>
              <w:lang w:val="en-GB"/>
            </w:rPr>
            <w:instrText xml:space="preserve">CITATION Jak94 \l 2057 </w:instrText>
          </w:r>
          <w:r>
            <w:fldChar w:fldCharType="separate"/>
          </w:r>
          <w:r w:rsidR="00601A93" w:rsidRPr="00601A93">
            <w:rPr>
              <w:noProof/>
              <w:lang w:val="en-GB"/>
            </w:rPr>
            <w:t>(Nielsen, 1994)</w:t>
          </w:r>
          <w:r>
            <w:fldChar w:fldCharType="end"/>
          </w:r>
        </w:sdtContent>
      </w:sdt>
    </w:p>
    <w:p w14:paraId="71C66247" w14:textId="4EC0597E" w:rsidR="00FC040E" w:rsidRDefault="00FC040E" w:rsidP="00FC040E">
      <w:pPr>
        <w:pStyle w:val="Heading4"/>
      </w:pPr>
      <w:r>
        <w:lastRenderedPageBreak/>
        <w:t>“Help users [recognise], diagnose, and recover from errors”</w:t>
      </w:r>
    </w:p>
    <w:p w14:paraId="6DD1724E" w14:textId="143BB37E" w:rsidR="00FC040E" w:rsidRDefault="00FC040E" w:rsidP="00FC040E">
      <w:r>
        <w:t>If an error message is shown to the user, it needs to be simple and not have any code or complicated language. If possible a way to resolve the issue should also be present.</w:t>
      </w:r>
      <w:sdt>
        <w:sdtPr>
          <w:id w:val="212781452"/>
          <w:citation/>
        </w:sdtPr>
        <w:sdtEndPr/>
        <w:sdtContent>
          <w:r>
            <w:fldChar w:fldCharType="begin"/>
          </w:r>
          <w:r w:rsidR="00601A93">
            <w:rPr>
              <w:lang w:val="en-GB"/>
            </w:rPr>
            <w:instrText xml:space="preserve">CITATION Jak94 \l 2057 </w:instrText>
          </w:r>
          <w:r>
            <w:fldChar w:fldCharType="separate"/>
          </w:r>
          <w:r w:rsidR="00601A93">
            <w:rPr>
              <w:noProof/>
              <w:lang w:val="en-GB"/>
            </w:rPr>
            <w:t xml:space="preserve"> </w:t>
          </w:r>
          <w:r w:rsidR="00601A93" w:rsidRPr="00601A93">
            <w:rPr>
              <w:noProof/>
              <w:lang w:val="en-GB"/>
            </w:rPr>
            <w:t>(Nielsen, 1994)</w:t>
          </w:r>
          <w:r>
            <w:fldChar w:fldCharType="end"/>
          </w:r>
        </w:sdtContent>
      </w:sdt>
    </w:p>
    <w:p w14:paraId="39A48DFF" w14:textId="5E82E022" w:rsidR="00FC040E" w:rsidRDefault="00FC040E" w:rsidP="00FC040E">
      <w:pPr>
        <w:pStyle w:val="Heading4"/>
      </w:pPr>
      <w:r>
        <w:t xml:space="preserve">“Help and </w:t>
      </w:r>
      <w:proofErr w:type="gramStart"/>
      <w:r>
        <w:t>documentation“</w:t>
      </w:r>
      <w:proofErr w:type="gramEnd"/>
    </w:p>
    <w:p w14:paraId="5DDD5496" w14:textId="774FEB52" w:rsidR="00FC040E" w:rsidRPr="00FC040E" w:rsidRDefault="00FC040E" w:rsidP="00FC040E">
      <w:r>
        <w:t xml:space="preserve">A help section will be added to the website. The </w:t>
      </w:r>
      <w:r w:rsidR="008337D3">
        <w:t>job that the user is trying to do should be clear and understandable, and not contain excessive text.</w:t>
      </w:r>
      <w:sdt>
        <w:sdtPr>
          <w:id w:val="-372612071"/>
          <w:citation/>
        </w:sdtPr>
        <w:sdtEndPr/>
        <w:sdtContent>
          <w:r w:rsidR="008337D3">
            <w:fldChar w:fldCharType="begin"/>
          </w:r>
          <w:r w:rsidR="00601A93">
            <w:rPr>
              <w:lang w:val="en-GB"/>
            </w:rPr>
            <w:instrText xml:space="preserve">CITATION Jak94 \l 2057 </w:instrText>
          </w:r>
          <w:r w:rsidR="008337D3">
            <w:fldChar w:fldCharType="separate"/>
          </w:r>
          <w:r w:rsidR="00601A93">
            <w:rPr>
              <w:noProof/>
              <w:lang w:val="en-GB"/>
            </w:rPr>
            <w:t xml:space="preserve"> </w:t>
          </w:r>
          <w:r w:rsidR="00601A93" w:rsidRPr="00601A93">
            <w:rPr>
              <w:noProof/>
              <w:lang w:val="en-GB"/>
            </w:rPr>
            <w:t>(Nielsen, 1994)</w:t>
          </w:r>
          <w:r w:rsidR="008337D3">
            <w:fldChar w:fldCharType="end"/>
          </w:r>
        </w:sdtContent>
      </w:sdt>
    </w:p>
    <w:p w14:paraId="617B9C9C" w14:textId="77777777" w:rsidR="00FC040E" w:rsidRPr="004C6867" w:rsidRDefault="00FC040E" w:rsidP="004C6867"/>
    <w:p w14:paraId="665D66C4" w14:textId="18B836C2" w:rsidR="00F40711" w:rsidRDefault="005A25E3" w:rsidP="00093071">
      <w:pPr>
        <w:pStyle w:val="Heading3"/>
      </w:pPr>
      <w:bookmarkStart w:id="1668" w:name="_Toc26877953"/>
      <w:r>
        <w:t>Developer Testing</w:t>
      </w:r>
      <w:commentRangeStart w:id="1669"/>
      <w:r w:rsidR="00F40711">
        <w:t xml:space="preserve"> </w:t>
      </w:r>
      <w:commentRangeEnd w:id="1669"/>
      <w:r w:rsidR="00F666D6">
        <w:rPr>
          <w:rStyle w:val="CommentReference"/>
          <w:rFonts w:ascii="Arial" w:hAnsi="Arial" w:cs="Times New Roman"/>
          <w:b w:val="0"/>
          <w:bCs w:val="0"/>
          <w:lang w:val="en-US" w:eastAsia="en-US"/>
        </w:rPr>
        <w:commentReference w:id="1669"/>
      </w:r>
      <w:r w:rsidR="00B24C40">
        <w:t xml:space="preserve">&amp; </w:t>
      </w:r>
      <w:r w:rsidR="00F40711">
        <w:t>Evaluation</w:t>
      </w:r>
      <w:bookmarkEnd w:id="1668"/>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670" w:name="_Toc26877954"/>
      <w:r w:rsidR="00F40711">
        <w:t xml:space="preserve">Scalability </w:t>
      </w:r>
      <w:r w:rsidR="00B24C40">
        <w:t>and performance</w:t>
      </w:r>
      <w:bookmarkEnd w:id="1670"/>
    </w:p>
    <w:p w14:paraId="567CA536" w14:textId="6AB26364" w:rsidR="00F40711" w:rsidRPr="00F40711" w:rsidRDefault="008337D3" w:rsidP="00994136">
      <w:r>
        <w:t>It’s</w:t>
      </w:r>
      <w:r w:rsidR="00F40711">
        <w:t xml:space="preserve"> important for the social network to handle scaling up or down where needed. Dependant of the </w:t>
      </w:r>
      <w:r w:rsidR="00661724">
        <w:t>number</w:t>
      </w:r>
      <w:r w:rsidR="00F40711">
        <w:t xml:space="preserve"> of users, the app may become slow. Testing of this will be done by sending the server and Firebase an increasing </w:t>
      </w:r>
      <w:r w:rsidR="00661724">
        <w:t>number</w:t>
      </w:r>
      <w:r w:rsidR="00F40711">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671" w:name="_Toc26877955"/>
      <w:r w:rsidRPr="00075741">
        <w:lastRenderedPageBreak/>
        <w:t>Conclusions</w:t>
      </w:r>
      <w:bookmarkEnd w:id="1671"/>
    </w:p>
    <w:p w14:paraId="6BCBE0FD" w14:textId="7B8DC41C" w:rsidR="00B24C40" w:rsidRDefault="00B24C40" w:rsidP="00994136">
      <w:pPr>
        <w:pStyle w:val="Heading3"/>
        <w:spacing w:after="0"/>
      </w:pPr>
      <w:bookmarkStart w:id="1672" w:name="_Toc26877956"/>
      <w:r>
        <w:t>Advantages &amp; disadvantages</w:t>
      </w:r>
      <w:bookmarkEnd w:id="1672"/>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746B0C6C" w:rsidR="00B24C40" w:rsidRPr="00B24C40" w:rsidRDefault="008E5B6E" w:rsidP="00994136">
      <w:r>
        <w:t>A disadvantage of this project is that it will be competing with popular calendars like Google Calendar</w:t>
      </w:r>
      <w:r w:rsidR="008337D3">
        <w:t>,</w:t>
      </w:r>
      <w:r>
        <w:t xml:space="preserve"> Outlook Calendar</w:t>
      </w:r>
      <w:r w:rsidR="008337D3">
        <w:t xml:space="preserve"> and Outlook To-Do</w:t>
      </w:r>
      <w:r>
        <w:t xml:space="preserve">. </w:t>
      </w:r>
    </w:p>
    <w:p w14:paraId="684AF1E3" w14:textId="3D504695" w:rsidR="00F077BB" w:rsidRDefault="00B24C40" w:rsidP="00994136">
      <w:pPr>
        <w:pStyle w:val="Heading3"/>
        <w:spacing w:after="0"/>
      </w:pPr>
      <w:bookmarkStart w:id="1673" w:name="_Toc26877957"/>
      <w:r>
        <w:t>Opportunities and limits of the project.</w:t>
      </w:r>
      <w:bookmarkEnd w:id="1673"/>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bookmarkStart w:id="1674" w:name="_Toc26877958"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674"/>
        </w:p>
        <w:sdt>
          <w:sdtPr>
            <w:id w:val="-573587230"/>
            <w:bibliography/>
          </w:sdtPr>
          <w:sdtEndPr/>
          <w:sdtContent>
            <w:p w14:paraId="4A9AB135" w14:textId="4033599B" w:rsidR="00601A93" w:rsidRDefault="0085767F" w:rsidP="00601A93">
              <w:pPr>
                <w:pStyle w:val="Bibliography"/>
                <w:rPr>
                  <w:noProof/>
                </w:rPr>
              </w:pPr>
              <w:r>
                <w:fldChar w:fldCharType="begin"/>
              </w:r>
              <w:r>
                <w:instrText xml:space="preserve"> BIBLIOGRAPHY </w:instrText>
              </w:r>
              <w:r>
                <w:fldChar w:fldCharType="separate"/>
              </w:r>
              <w:r w:rsidR="00601A93">
                <w:rPr>
                  <w:noProof/>
                </w:rPr>
                <w:t xml:space="preserve">Anoki, 2018. </w:t>
              </w:r>
              <w:r w:rsidR="00601A93">
                <w:rPr>
                  <w:i/>
                  <w:iCs/>
                  <w:noProof/>
                </w:rPr>
                <w:t xml:space="preserve">Inked-Up.com. </w:t>
              </w:r>
              <w:r w:rsidR="00601A93">
                <w:rPr>
                  <w:noProof/>
                </w:rPr>
                <w:t xml:space="preserve">[Online] </w:t>
              </w:r>
              <w:r w:rsidR="00601A93">
                <w:rPr>
                  <w:noProof/>
                </w:rPr>
                <w:br/>
                <w:t xml:space="preserve">Available at: </w:t>
              </w:r>
              <w:r w:rsidR="00601A93">
                <w:rPr>
                  <w:noProof/>
                  <w:u w:val="single"/>
                </w:rPr>
                <w:t>http://inked-up.com/</w:t>
              </w:r>
              <w:r w:rsidR="00601A93">
                <w:rPr>
                  <w:noProof/>
                </w:rPr>
                <w:br/>
                <w:t>[Accessed 3 December 2018].</w:t>
              </w:r>
            </w:p>
            <w:p w14:paraId="0D0159F1" w14:textId="77777777" w:rsidR="00601A93" w:rsidRPr="00601A93" w:rsidRDefault="00601A93" w:rsidP="00601A93"/>
            <w:p w14:paraId="2B8D23C9" w14:textId="3BF80773" w:rsidR="00601A93" w:rsidRDefault="00601A93" w:rsidP="00601A93">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35429933" w14:textId="77777777" w:rsidR="00601A93" w:rsidRPr="00601A93" w:rsidRDefault="00601A93" w:rsidP="00601A93"/>
            <w:p w14:paraId="461417B9" w14:textId="77777777" w:rsidR="00601A93" w:rsidRDefault="00601A93" w:rsidP="00601A93">
              <w:pPr>
                <w:pStyle w:val="Bibliography"/>
                <w:rPr>
                  <w:noProof/>
                </w:rPr>
              </w:pPr>
              <w:r>
                <w:rPr>
                  <w:noProof/>
                </w:rPr>
                <w:t xml:space="preserve">Herridge, D., 2019. </w:t>
              </w:r>
              <w:r>
                <w:rPr>
                  <w:i/>
                  <w:iCs/>
                  <w:noProof/>
                </w:rPr>
                <w:t xml:space="preserve">WHAT ARE SMART OBJECTIVES AND HOW DO I APPLY THEM?. </w:t>
              </w:r>
              <w:r>
                <w:rPr>
                  <w:noProof/>
                </w:rPr>
                <w:t xml:space="preserve">[Online] </w:t>
              </w:r>
            </w:p>
            <w:p w14:paraId="60A28E37" w14:textId="3BC4D703" w:rsidR="00601A93" w:rsidRDefault="00601A93" w:rsidP="00601A93">
              <w:pPr>
                <w:pStyle w:val="Bibliography"/>
                <w:rPr>
                  <w:noProof/>
                </w:rPr>
              </w:pPr>
              <w:r>
                <w:rPr>
                  <w:noProof/>
                </w:rPr>
                <w:t xml:space="preserve">Available at: </w:t>
              </w:r>
              <w:r>
                <w:rPr>
                  <w:noProof/>
                  <w:u w:val="single"/>
                </w:rPr>
                <w:t>https://www.professionalacademy.com/blogs-and-advice/what-are-smart-objectives-and-how-do-i-apply-them</w:t>
              </w:r>
              <w:r>
                <w:rPr>
                  <w:noProof/>
                </w:rPr>
                <w:br/>
                <w:t>[Accessed 10 December 2019].</w:t>
              </w:r>
            </w:p>
            <w:p w14:paraId="01A43C71" w14:textId="77777777" w:rsidR="00601A93" w:rsidRPr="00601A93" w:rsidRDefault="00601A93" w:rsidP="00601A93"/>
            <w:p w14:paraId="5736B6A9" w14:textId="14AF6D68" w:rsidR="00601A93" w:rsidRDefault="00601A93" w:rsidP="00601A93">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2904E4A8" w14:textId="77777777" w:rsidR="00601A93" w:rsidRPr="00601A93" w:rsidRDefault="00601A93" w:rsidP="00601A93"/>
            <w:p w14:paraId="690A53B3" w14:textId="09796559" w:rsidR="00601A93" w:rsidRDefault="00601A93" w:rsidP="00601A93">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131BBA3" w14:textId="77777777" w:rsidR="00601A93" w:rsidRPr="00601A93" w:rsidRDefault="00601A93" w:rsidP="00601A93"/>
            <w:p w14:paraId="4C39DFDB" w14:textId="40DEA238" w:rsidR="00601A93" w:rsidRDefault="00601A93" w:rsidP="00601A93">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380202D4" w14:textId="1E605BC1" w:rsidR="00601A93" w:rsidRDefault="00601A93" w:rsidP="00601A93">
              <w:r>
                <w:br w:type="page"/>
              </w:r>
            </w:p>
            <w:p w14:paraId="71ACCA9C" w14:textId="77777777" w:rsidR="00601A93" w:rsidRPr="00601A93" w:rsidRDefault="00601A93" w:rsidP="00601A93"/>
            <w:p w14:paraId="634DA8A0" w14:textId="70A96F9D" w:rsidR="00601A93" w:rsidRDefault="00601A93" w:rsidP="00601A93">
              <w:pPr>
                <w:pStyle w:val="Bibliography"/>
                <w:rPr>
                  <w:noProof/>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r>
                <w:rPr>
                  <w:noProof/>
                </w:rPr>
                <w:br/>
                <w:t>[Accessed 3 December 2018].</w:t>
              </w:r>
            </w:p>
            <w:p w14:paraId="2F2BDD89" w14:textId="77777777" w:rsidR="00601A93" w:rsidRPr="00601A93" w:rsidRDefault="00601A93" w:rsidP="00601A93"/>
            <w:p w14:paraId="354AFAB0" w14:textId="1E554AB7" w:rsidR="00601A93" w:rsidRDefault="00601A93" w:rsidP="00601A93">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49202147" w14:textId="77777777" w:rsidR="00601A93" w:rsidRPr="00601A93" w:rsidRDefault="00601A93" w:rsidP="00601A93"/>
            <w:p w14:paraId="187FEF62" w14:textId="70DD2565" w:rsidR="00601A93" w:rsidRDefault="00601A93" w:rsidP="00601A93">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10 December 2019].</w:t>
              </w:r>
            </w:p>
            <w:p w14:paraId="6EF09371" w14:textId="77777777" w:rsidR="00601A93" w:rsidRPr="00601A93" w:rsidRDefault="00601A93" w:rsidP="00601A93"/>
            <w:p w14:paraId="7F0F33FA" w14:textId="0D38F528" w:rsidR="00601A93" w:rsidRDefault="00601A93" w:rsidP="00601A93">
              <w:pPr>
                <w:pStyle w:val="Bibliography"/>
                <w:rPr>
                  <w:noProof/>
                </w:rPr>
              </w:pPr>
              <w:r>
                <w:rPr>
                  <w:noProof/>
                </w:rPr>
                <w:t xml:space="preserve">Tatú, J., 2018. </w:t>
              </w:r>
              <w:r>
                <w:rPr>
                  <w:i/>
                  <w:iCs/>
                  <w:noProof/>
                </w:rPr>
                <w:t xml:space="preserve">Social Modifications, </w:t>
              </w:r>
              <w:r>
                <w:rPr>
                  <w:noProof/>
                </w:rPr>
                <w:t>Dublin: National College of Ireland.</w:t>
              </w:r>
            </w:p>
            <w:p w14:paraId="5D21B301" w14:textId="77777777" w:rsidR="00601A93" w:rsidRPr="00601A93" w:rsidRDefault="00601A93" w:rsidP="00601A93"/>
            <w:p w14:paraId="0549F290" w14:textId="1A4C493A" w:rsidR="00601A93" w:rsidRDefault="00601A93" w:rsidP="00601A93">
              <w:pPr>
                <w:pStyle w:val="Bibliography"/>
                <w:rPr>
                  <w:noProof/>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r>
                <w:rPr>
                  <w:noProof/>
                </w:rPr>
                <w:br/>
                <w:t>[Accessed 3 December 2018].</w:t>
              </w:r>
            </w:p>
            <w:p w14:paraId="7BA1E772" w14:textId="77777777" w:rsidR="00601A93" w:rsidRPr="00601A93" w:rsidRDefault="00601A93" w:rsidP="00601A93"/>
            <w:p w14:paraId="00EB31CB" w14:textId="77777777" w:rsidR="00601A93" w:rsidRDefault="00601A93" w:rsidP="00601A93">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601A93">
              <w:r>
                <w:rPr>
                  <w:b/>
                  <w:bCs/>
                  <w:noProof/>
                </w:rPr>
                <w:fldChar w:fldCharType="end"/>
              </w:r>
            </w:p>
          </w:sdtContent>
        </w:sdt>
      </w:sdtContent>
    </w:sdt>
    <w:p w14:paraId="684AF1EC" w14:textId="77777777" w:rsidR="001372D8" w:rsidRPr="00075741" w:rsidRDefault="001372D8" w:rsidP="00994136">
      <w:pPr>
        <w:rPr>
          <w:rFonts w:cs="Arial"/>
        </w:rPr>
      </w:pPr>
      <w:bookmarkStart w:id="1675" w:name="_GoBack"/>
      <w:bookmarkEnd w:id="1675"/>
    </w:p>
    <w:p w14:paraId="684AF1ED" w14:textId="77777777" w:rsidR="00F077BB" w:rsidRPr="00075741" w:rsidRDefault="00F077BB" w:rsidP="00994136">
      <w:pPr>
        <w:pStyle w:val="Heading1"/>
        <w:spacing w:after="0"/>
      </w:pPr>
      <w:bookmarkStart w:id="1676" w:name="_Toc26877959"/>
      <w:r w:rsidRPr="00075741">
        <w:lastRenderedPageBreak/>
        <w:t>Appendix</w:t>
      </w:r>
      <w:bookmarkEnd w:id="1676"/>
    </w:p>
    <w:p w14:paraId="684AF1EF" w14:textId="77777777" w:rsidR="00F077BB" w:rsidRPr="00075741" w:rsidRDefault="00F077BB" w:rsidP="00994136">
      <w:pPr>
        <w:pStyle w:val="Heading2"/>
        <w:spacing w:after="0"/>
      </w:pPr>
      <w:bookmarkStart w:id="1677" w:name="_Toc26877960"/>
      <w:r w:rsidRPr="00075741">
        <w:t>Project Plan</w:t>
      </w:r>
      <w:bookmarkEnd w:id="1677"/>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8">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 Stynes" w:date="2019-12-09T11:03:00Z" w:initials="PS">
    <w:p w14:paraId="3CF72BE1" w14:textId="3F1EB1DA" w:rsidR="008337D3" w:rsidRDefault="008337D3">
      <w:pPr>
        <w:pStyle w:val="CommentText"/>
      </w:pPr>
      <w:r>
        <w:rPr>
          <w:rStyle w:val="CommentReference"/>
        </w:rPr>
        <w:annotationRef/>
      </w:r>
    </w:p>
    <w:p w14:paraId="1799D555" w14:textId="1C18B9E1" w:rsidR="008337D3" w:rsidRDefault="008337D3">
      <w:pPr>
        <w:pStyle w:val="CommentText"/>
      </w:pPr>
      <w:r>
        <w:t xml:space="preserve">Highlight </w:t>
      </w:r>
    </w:p>
    <w:p w14:paraId="3723197F" w14:textId="77777777" w:rsidR="008337D3" w:rsidRDefault="008337D3" w:rsidP="00E82572">
      <w:pPr>
        <w:pStyle w:val="CommentText"/>
        <w:numPr>
          <w:ilvl w:val="0"/>
          <w:numId w:val="86"/>
        </w:numPr>
      </w:pPr>
      <w:r>
        <w:t xml:space="preserve">The problem that you will solve. Describing the problem is the first sentence. </w:t>
      </w:r>
    </w:p>
    <w:p w14:paraId="7B9FBD82" w14:textId="5C334D23" w:rsidR="008337D3" w:rsidRDefault="008337D3" w:rsidP="00E82572">
      <w:pPr>
        <w:pStyle w:val="CommentText"/>
        <w:numPr>
          <w:ilvl w:val="0"/>
          <w:numId w:val="86"/>
        </w:numPr>
      </w:pPr>
      <w:r>
        <w:t xml:space="preserve">Then introduce your approach. </w:t>
      </w:r>
    </w:p>
    <w:p w14:paraId="7C45666A" w14:textId="0BF8F0FB" w:rsidR="008337D3" w:rsidRDefault="008337D3" w:rsidP="00E82572">
      <w:pPr>
        <w:pStyle w:val="CommentText"/>
        <w:numPr>
          <w:ilvl w:val="0"/>
          <w:numId w:val="86"/>
        </w:numPr>
      </w:pPr>
      <w:r>
        <w:t xml:space="preserve">The innovation with this system (functionality AI). </w:t>
      </w:r>
    </w:p>
  </w:comment>
  <w:comment w:id="4" w:author="Paul Stynes" w:date="2019-12-09T11:06:00Z" w:initials="PS">
    <w:p w14:paraId="6D5E5505" w14:textId="16595614" w:rsidR="008337D3" w:rsidRDefault="008337D3">
      <w:pPr>
        <w:pStyle w:val="CommentText"/>
      </w:pPr>
      <w:r>
        <w:rPr>
          <w:rStyle w:val="CommentReference"/>
        </w:rPr>
        <w:annotationRef/>
      </w:r>
      <w:r>
        <w:t>1</w:t>
      </w:r>
      <w:r w:rsidRPr="00E82572">
        <w:rPr>
          <w:vertAlign w:val="superscript"/>
        </w:rPr>
        <w:t>st</w:t>
      </w:r>
      <w:r>
        <w:t xml:space="preserve"> para background and introduction the problem.</w:t>
      </w:r>
    </w:p>
    <w:p w14:paraId="7C47F7DB" w14:textId="0F778309" w:rsidR="008337D3" w:rsidRDefault="008337D3">
      <w:pPr>
        <w:pStyle w:val="CommentText"/>
      </w:pPr>
    </w:p>
    <w:p w14:paraId="76EAAB03" w14:textId="2A0DFAB4" w:rsidR="008337D3" w:rsidRDefault="008337D3">
      <w:pPr>
        <w:pStyle w:val="CommentText"/>
      </w:pPr>
      <w:r>
        <w:t>Mid way The aim of this system…Then specify the objectives (</w:t>
      </w:r>
      <w:r>
        <w:t>Funcitonal)…</w:t>
      </w:r>
    </w:p>
    <w:p w14:paraId="05EE690A" w14:textId="3B14AF23" w:rsidR="008337D3" w:rsidRDefault="008337D3">
      <w:pPr>
        <w:pStyle w:val="CommentText"/>
      </w:pPr>
    </w:p>
    <w:p w14:paraId="238FAABB" w14:textId="515BE975" w:rsidR="008337D3" w:rsidRDefault="008337D3">
      <w:pPr>
        <w:pStyle w:val="CommentText"/>
      </w:pPr>
      <w:r>
        <w:t>Last paragraph would introduce the sections (Level 1 headings) of the document.</w:t>
      </w:r>
    </w:p>
    <w:p w14:paraId="022DDAEA" w14:textId="77777777" w:rsidR="008337D3" w:rsidRDefault="008337D3">
      <w:pPr>
        <w:pStyle w:val="CommentText"/>
      </w:pPr>
    </w:p>
    <w:p w14:paraId="50CD39C9" w14:textId="77777777" w:rsidR="008337D3" w:rsidRDefault="008337D3">
      <w:pPr>
        <w:pStyle w:val="CommentText"/>
      </w:pPr>
    </w:p>
  </w:comment>
  <w:comment w:id="5" w:author="Paul Stynes" w:date="2019-12-09T11:12:00Z" w:initials="PS">
    <w:p w14:paraId="44F61850" w14:textId="29733A13" w:rsidR="008337D3" w:rsidRDefault="008337D3">
      <w:pPr>
        <w:pStyle w:val="CommentText"/>
      </w:pPr>
      <w:r>
        <w:rPr>
          <w:rStyle w:val="CommentReference"/>
        </w:rPr>
        <w:annotationRef/>
      </w:r>
      <w:r>
        <w:t xml:space="preserve">Good. Suggest to include a paragraph on </w:t>
      </w:r>
      <w:r>
        <w:t>Optimisation.</w:t>
      </w:r>
    </w:p>
  </w:comment>
  <w:comment w:id="8" w:author="Paul Stynes" w:date="2019-12-09T11:21:00Z" w:initials="PS">
    <w:p w14:paraId="3BFA476F" w14:textId="549F2E0F" w:rsidR="008337D3" w:rsidRDefault="008337D3">
      <w:pPr>
        <w:pStyle w:val="CommentText"/>
      </w:pPr>
      <w:r>
        <w:rPr>
          <w:rStyle w:val="CommentReference"/>
        </w:rPr>
        <w:annotationRef/>
      </w:r>
      <w:r>
        <w:t xml:space="preserve">Describe the objectives as SMART Objectives. </w:t>
      </w:r>
      <w:hyperlink r:id="rId1" w:history="1">
        <w:r>
          <w:rPr>
            <w:rStyle w:val="Hyperlink"/>
          </w:rPr>
          <w:t>https://www.professionalacademy.com/blogs-and-advice/what-are-smart-objectives-and-how-do-i-apply-them</w:t>
        </w:r>
      </w:hyperlink>
    </w:p>
    <w:p w14:paraId="79B6CA91" w14:textId="77777777" w:rsidR="008337D3" w:rsidRDefault="008337D3">
      <w:pPr>
        <w:pStyle w:val="CommentText"/>
      </w:pPr>
    </w:p>
  </w:comment>
  <w:comment w:id="21" w:author="Paul Stynes" w:date="2019-11-25T09:37:00Z" w:initials="PS">
    <w:p w14:paraId="1B1E8CCA" w14:textId="77777777" w:rsidR="008337D3" w:rsidRDefault="008337D3"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8337D3" w:rsidRDefault="008337D3" w:rsidP="009B2F24">
      <w:pPr>
        <w:pStyle w:val="CommentText"/>
        <w:rPr>
          <w:noProof/>
        </w:rPr>
      </w:pPr>
      <w:r>
        <w:rPr>
          <w:noProof/>
        </w:rPr>
        <w:t>Keeping asking yourself whats next until you cant answer anymore and this woudl represent a UC.</w:t>
      </w:r>
    </w:p>
    <w:p w14:paraId="278746DF" w14:textId="77777777" w:rsidR="008337D3" w:rsidRDefault="008337D3" w:rsidP="009B2F24">
      <w:pPr>
        <w:pStyle w:val="CommentText"/>
        <w:rPr>
          <w:noProof/>
        </w:rPr>
      </w:pPr>
      <w:r>
        <w:rPr>
          <w:noProof/>
        </w:rPr>
        <w:t>Is the database external.</w:t>
      </w:r>
    </w:p>
  </w:comment>
  <w:comment w:id="136" w:author="Paul Stynes" w:date="2019-11-25T09:39:00Z" w:initials="PS">
    <w:p w14:paraId="0BB69C13" w14:textId="77777777" w:rsidR="008337D3" w:rsidRDefault="008337D3" w:rsidP="009B2F24">
      <w:pPr>
        <w:pStyle w:val="CommentText"/>
      </w:pPr>
      <w:r>
        <w:rPr>
          <w:rStyle w:val="CommentReference"/>
        </w:rPr>
        <w:annotationRef/>
      </w:r>
      <w:r>
        <w:rPr>
          <w:noProof/>
        </w:rPr>
        <w:t>A UC diagram should only show one UC.</w:t>
      </w:r>
    </w:p>
  </w:comment>
  <w:comment w:id="137" w:author="Joey Tatú" w:date="2019-11-27T14:15:00Z" w:initials="JT">
    <w:p w14:paraId="778E4E2E" w14:textId="77777777" w:rsidR="008337D3" w:rsidRDefault="008337D3" w:rsidP="009B2F24">
      <w:pPr>
        <w:pStyle w:val="CommentText"/>
      </w:pPr>
      <w:r>
        <w:rPr>
          <w:rStyle w:val="CommentReference"/>
        </w:rPr>
        <w:annotationRef/>
      </w:r>
      <w:r>
        <w:t>Addressed</w:t>
      </w:r>
    </w:p>
  </w:comment>
  <w:comment w:id="259" w:author="Paul Stynes" w:date="2019-11-25T09:40:00Z" w:initials="PS">
    <w:p w14:paraId="295A2D47" w14:textId="77777777" w:rsidR="008337D3" w:rsidRDefault="008337D3"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8337D3" w:rsidRDefault="008337D3" w:rsidP="009B2F24">
      <w:pPr>
        <w:pStyle w:val="CommentText"/>
      </w:pPr>
    </w:p>
  </w:comment>
  <w:comment w:id="282" w:author="Paul Stynes" w:date="2019-11-25T09:41:00Z" w:initials="PS">
    <w:p w14:paraId="0BB52860" w14:textId="77777777" w:rsidR="008337D3" w:rsidRDefault="008337D3"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257" w:author="Paul Stynes" w:date="2019-12-02T08:56:00Z" w:initials="PS">
    <w:p w14:paraId="3FDA9728" w14:textId="77777777" w:rsidR="008337D3" w:rsidRDefault="008337D3" w:rsidP="009B2F24">
      <w:pPr>
        <w:pStyle w:val="CommentText"/>
      </w:pPr>
      <w:r>
        <w:rPr>
          <w:rStyle w:val="CommentReference"/>
        </w:rPr>
        <w:annotationRef/>
      </w:r>
      <w:r>
        <w:t>Excellent and consistent with UC model.</w:t>
      </w:r>
    </w:p>
  </w:comment>
  <w:comment w:id="1394" w:author="Paul Stynes" w:date="2019-11-25T09:43:00Z" w:initials="PS">
    <w:p w14:paraId="3FE5C0C8" w14:textId="77777777" w:rsidR="008337D3" w:rsidRDefault="008337D3"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8337D3" w:rsidRDefault="008337D3" w:rsidP="009B2F24">
      <w:pPr>
        <w:pStyle w:val="CommentText"/>
        <w:rPr>
          <w:noProof/>
        </w:rPr>
      </w:pPr>
      <w:r>
        <w:rPr>
          <w:noProof/>
        </w:rPr>
        <w:t xml:space="preserve">Better to say </w:t>
      </w:r>
    </w:p>
    <w:p w14:paraId="60B88FE4" w14:textId="77777777" w:rsidR="008337D3" w:rsidRDefault="008337D3" w:rsidP="009B2F24">
      <w:pPr>
        <w:pStyle w:val="CommentText"/>
        <w:rPr>
          <w:noProof/>
        </w:rPr>
      </w:pPr>
      <w:r>
        <w:rPr>
          <w:noProof/>
        </w:rPr>
        <w:t>This use case starte when the artist client wants to set up his availability to workmake an appointment.</w:t>
      </w:r>
    </w:p>
    <w:p w14:paraId="237508C1" w14:textId="77777777" w:rsidR="008337D3" w:rsidRDefault="008337D3" w:rsidP="009B2F24">
      <w:pPr>
        <w:pStyle w:val="CommentText"/>
        <w:rPr>
          <w:noProof/>
        </w:rPr>
      </w:pPr>
      <w:r>
        <w:rPr>
          <w:noProof/>
        </w:rPr>
        <w:t>1. The system presents the artist with a calendar</w:t>
      </w:r>
    </w:p>
    <w:p w14:paraId="5BDD8F4E" w14:textId="77777777" w:rsidR="008337D3" w:rsidRDefault="008337D3" w:rsidP="009B2F24">
      <w:pPr>
        <w:pStyle w:val="CommentText"/>
        <w:rPr>
          <w:noProof/>
        </w:rPr>
      </w:pPr>
      <w:r>
        <w:rPr>
          <w:noProof/>
        </w:rPr>
        <w:t xml:space="preserve">2. The artist selects the days and hours that he is available. </w:t>
      </w:r>
    </w:p>
    <w:p w14:paraId="5DCF9035" w14:textId="77777777" w:rsidR="008337D3" w:rsidRDefault="008337D3" w:rsidP="009B2F24">
      <w:pPr>
        <w:pStyle w:val="CommentText"/>
      </w:pPr>
      <w:r>
        <w:rPr>
          <w:noProof/>
        </w:rPr>
        <w:t>....</w:t>
      </w:r>
    </w:p>
  </w:comment>
  <w:comment w:id="1658" w:author="Paul Stynes" w:date="2019-12-09T11:24:00Z" w:initials="PS">
    <w:p w14:paraId="7D8ACD86" w14:textId="5AD6FE96" w:rsidR="008337D3" w:rsidRDefault="008337D3">
      <w:pPr>
        <w:pStyle w:val="CommentText"/>
      </w:pPr>
      <w:r>
        <w:rPr>
          <w:rStyle w:val="CommentReference"/>
        </w:rPr>
        <w:annotationRef/>
      </w:r>
      <w:r>
        <w:t>Refer to discussion on components – n tier architecture with components.</w:t>
      </w:r>
    </w:p>
  </w:comment>
  <w:comment w:id="1663" w:author="Paul Stynes" w:date="2019-12-09T11:26:00Z" w:initials="PS">
    <w:p w14:paraId="18339336" w14:textId="3AF97B72" w:rsidR="008337D3" w:rsidRDefault="008337D3">
      <w:pPr>
        <w:pStyle w:val="CommentText"/>
      </w:pPr>
      <w:r>
        <w:rPr>
          <w:rStyle w:val="CommentReference"/>
        </w:rPr>
        <w:annotationRef/>
      </w:r>
      <w:r>
        <w:t>Name the tests that you will do e.g. Unit Testing</w:t>
      </w:r>
    </w:p>
  </w:comment>
  <w:comment w:id="1669" w:author="Paul Stynes" w:date="2019-12-09T11:26:00Z" w:initials="PS">
    <w:p w14:paraId="477F8523" w14:textId="2AE1CE62" w:rsidR="008337D3" w:rsidRDefault="008337D3">
      <w:pPr>
        <w:pStyle w:val="CommentText"/>
      </w:pPr>
      <w:r>
        <w:rPr>
          <w:rStyle w:val="CommentReference"/>
        </w:rPr>
        <w:annotationRef/>
      </w:r>
      <w:r>
        <w:t>Nielsen’s usability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45666A" w15:done="0"/>
  <w15:commentEx w15:paraId="50CD39C9" w15:done="0"/>
  <w15:commentEx w15:paraId="44F61850" w15:done="0"/>
  <w15:commentEx w15:paraId="79B6CA91" w15:done="0"/>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Ex w15:paraId="7D8ACD86" w15:done="0"/>
  <w15:commentEx w15:paraId="18339336" w15:done="0"/>
  <w15:commentEx w15:paraId="477F85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5666A" w16cid:durableId="2198DCAD"/>
  <w16cid:commentId w16cid:paraId="50CD39C9" w16cid:durableId="2198DCAE"/>
  <w16cid:commentId w16cid:paraId="44F61850" w16cid:durableId="2198DCAF"/>
  <w16cid:commentId w16cid:paraId="79B6CA91" w16cid:durableId="2198DCB1"/>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Id w16cid:paraId="7D8ACD86" w16cid:durableId="2198DCB9"/>
  <w16cid:commentId w16cid:paraId="18339336" w16cid:durableId="2198DCBA"/>
  <w16cid:commentId w16cid:paraId="477F8523" w16cid:durableId="2198D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B3402" w14:textId="77777777" w:rsidR="008337D3" w:rsidRDefault="008337D3">
      <w:r>
        <w:separator/>
      </w:r>
    </w:p>
  </w:endnote>
  <w:endnote w:type="continuationSeparator" w:id="0">
    <w:p w14:paraId="0AB76262" w14:textId="77777777" w:rsidR="008337D3" w:rsidRDefault="00833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8337D3" w:rsidRPr="0027338D" w:rsidRDefault="008337D3">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8337D3" w:rsidRDefault="008337D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B0D6" w14:textId="77777777" w:rsidR="008337D3" w:rsidRDefault="008337D3">
      <w:r>
        <w:separator/>
      </w:r>
    </w:p>
  </w:footnote>
  <w:footnote w:type="continuationSeparator" w:id="0">
    <w:p w14:paraId="70F479E7" w14:textId="77777777" w:rsidR="008337D3" w:rsidRDefault="00833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Stynes">
    <w15:presenceInfo w15:providerId="AD" w15:userId="S-1-5-21-1861038800-1180243813-1542849698-2930"/>
  </w15:person>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22BED"/>
    <w:rsid w:val="00043EBE"/>
    <w:rsid w:val="00060B29"/>
    <w:rsid w:val="00075741"/>
    <w:rsid w:val="0009307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753BB"/>
    <w:rsid w:val="00496064"/>
    <w:rsid w:val="004A1CC7"/>
    <w:rsid w:val="004B71C8"/>
    <w:rsid w:val="004C6867"/>
    <w:rsid w:val="004D5487"/>
    <w:rsid w:val="00537AF6"/>
    <w:rsid w:val="00571245"/>
    <w:rsid w:val="005A04A9"/>
    <w:rsid w:val="005A25E3"/>
    <w:rsid w:val="005C10A5"/>
    <w:rsid w:val="005E1CEF"/>
    <w:rsid w:val="005F1F3C"/>
    <w:rsid w:val="00601A93"/>
    <w:rsid w:val="00661543"/>
    <w:rsid w:val="00661724"/>
    <w:rsid w:val="00663DCF"/>
    <w:rsid w:val="006931DE"/>
    <w:rsid w:val="006D74B8"/>
    <w:rsid w:val="00700CAD"/>
    <w:rsid w:val="00704021"/>
    <w:rsid w:val="00711796"/>
    <w:rsid w:val="00780E88"/>
    <w:rsid w:val="00793383"/>
    <w:rsid w:val="007A2952"/>
    <w:rsid w:val="007A3709"/>
    <w:rsid w:val="007F098B"/>
    <w:rsid w:val="008337D3"/>
    <w:rsid w:val="00846544"/>
    <w:rsid w:val="0085767F"/>
    <w:rsid w:val="00885843"/>
    <w:rsid w:val="008D41B3"/>
    <w:rsid w:val="008E5B6E"/>
    <w:rsid w:val="00906063"/>
    <w:rsid w:val="00910DF1"/>
    <w:rsid w:val="00916066"/>
    <w:rsid w:val="009628E4"/>
    <w:rsid w:val="00967FE8"/>
    <w:rsid w:val="00994136"/>
    <w:rsid w:val="009B2F24"/>
    <w:rsid w:val="009C4D15"/>
    <w:rsid w:val="009D1E0C"/>
    <w:rsid w:val="00A07806"/>
    <w:rsid w:val="00A53746"/>
    <w:rsid w:val="00A70560"/>
    <w:rsid w:val="00A74538"/>
    <w:rsid w:val="00AD65FC"/>
    <w:rsid w:val="00AE1152"/>
    <w:rsid w:val="00AE13B3"/>
    <w:rsid w:val="00B02397"/>
    <w:rsid w:val="00B24C40"/>
    <w:rsid w:val="00B6648B"/>
    <w:rsid w:val="00BF3C14"/>
    <w:rsid w:val="00BF5459"/>
    <w:rsid w:val="00C2682A"/>
    <w:rsid w:val="00C40A76"/>
    <w:rsid w:val="00C620D8"/>
    <w:rsid w:val="00CC3302"/>
    <w:rsid w:val="00CD75BF"/>
    <w:rsid w:val="00CF7C0A"/>
    <w:rsid w:val="00D11421"/>
    <w:rsid w:val="00D23FCC"/>
    <w:rsid w:val="00D3120E"/>
    <w:rsid w:val="00D368AF"/>
    <w:rsid w:val="00D6577F"/>
    <w:rsid w:val="00D67D5D"/>
    <w:rsid w:val="00DB4090"/>
    <w:rsid w:val="00E374B9"/>
    <w:rsid w:val="00E56818"/>
    <w:rsid w:val="00E82572"/>
    <w:rsid w:val="00ED5E7E"/>
    <w:rsid w:val="00EF5722"/>
    <w:rsid w:val="00F077BB"/>
    <w:rsid w:val="00F40711"/>
    <w:rsid w:val="00F45471"/>
    <w:rsid w:val="00F540F5"/>
    <w:rsid w:val="00F666D6"/>
    <w:rsid w:val="00F91AED"/>
    <w:rsid w:val="00FC040E"/>
    <w:rsid w:val="00FC11F8"/>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2439">
      <w:bodyDiv w:val="1"/>
      <w:marLeft w:val="0"/>
      <w:marRight w:val="0"/>
      <w:marTop w:val="0"/>
      <w:marBottom w:val="0"/>
      <w:divBdr>
        <w:top w:val="none" w:sz="0" w:space="0" w:color="auto"/>
        <w:left w:val="none" w:sz="0" w:space="0" w:color="auto"/>
        <w:bottom w:val="none" w:sz="0" w:space="0" w:color="auto"/>
        <w:right w:val="none" w:sz="0" w:space="0" w:color="auto"/>
      </w:divBdr>
    </w:div>
    <w:div w:id="199368367">
      <w:bodyDiv w:val="1"/>
      <w:marLeft w:val="0"/>
      <w:marRight w:val="0"/>
      <w:marTop w:val="0"/>
      <w:marBottom w:val="0"/>
      <w:divBdr>
        <w:top w:val="none" w:sz="0" w:space="0" w:color="auto"/>
        <w:left w:val="none" w:sz="0" w:space="0" w:color="auto"/>
        <w:bottom w:val="none" w:sz="0" w:space="0" w:color="auto"/>
        <w:right w:val="none" w:sz="0" w:space="0" w:color="auto"/>
      </w:divBdr>
    </w:div>
    <w:div w:id="203712048">
      <w:bodyDiv w:val="1"/>
      <w:marLeft w:val="0"/>
      <w:marRight w:val="0"/>
      <w:marTop w:val="0"/>
      <w:marBottom w:val="0"/>
      <w:divBdr>
        <w:top w:val="none" w:sz="0" w:space="0" w:color="auto"/>
        <w:left w:val="none" w:sz="0" w:space="0" w:color="auto"/>
        <w:bottom w:val="none" w:sz="0" w:space="0" w:color="auto"/>
        <w:right w:val="none" w:sz="0" w:space="0" w:color="auto"/>
      </w:divBdr>
    </w:div>
    <w:div w:id="257376914">
      <w:bodyDiv w:val="1"/>
      <w:marLeft w:val="0"/>
      <w:marRight w:val="0"/>
      <w:marTop w:val="0"/>
      <w:marBottom w:val="0"/>
      <w:divBdr>
        <w:top w:val="none" w:sz="0" w:space="0" w:color="auto"/>
        <w:left w:val="none" w:sz="0" w:space="0" w:color="auto"/>
        <w:bottom w:val="none" w:sz="0" w:space="0" w:color="auto"/>
        <w:right w:val="none" w:sz="0" w:space="0" w:color="auto"/>
      </w:divBdr>
    </w:div>
    <w:div w:id="284627896">
      <w:bodyDiv w:val="1"/>
      <w:marLeft w:val="0"/>
      <w:marRight w:val="0"/>
      <w:marTop w:val="0"/>
      <w:marBottom w:val="0"/>
      <w:divBdr>
        <w:top w:val="none" w:sz="0" w:space="0" w:color="auto"/>
        <w:left w:val="none" w:sz="0" w:space="0" w:color="auto"/>
        <w:bottom w:val="none" w:sz="0" w:space="0" w:color="auto"/>
        <w:right w:val="none" w:sz="0" w:space="0" w:color="auto"/>
      </w:divBdr>
    </w:div>
    <w:div w:id="301428352">
      <w:bodyDiv w:val="1"/>
      <w:marLeft w:val="0"/>
      <w:marRight w:val="0"/>
      <w:marTop w:val="0"/>
      <w:marBottom w:val="0"/>
      <w:divBdr>
        <w:top w:val="none" w:sz="0" w:space="0" w:color="auto"/>
        <w:left w:val="none" w:sz="0" w:space="0" w:color="auto"/>
        <w:bottom w:val="none" w:sz="0" w:space="0" w:color="auto"/>
        <w:right w:val="none" w:sz="0" w:space="0" w:color="auto"/>
      </w:divBdr>
    </w:div>
    <w:div w:id="306512679">
      <w:bodyDiv w:val="1"/>
      <w:marLeft w:val="0"/>
      <w:marRight w:val="0"/>
      <w:marTop w:val="0"/>
      <w:marBottom w:val="0"/>
      <w:divBdr>
        <w:top w:val="none" w:sz="0" w:space="0" w:color="auto"/>
        <w:left w:val="none" w:sz="0" w:space="0" w:color="auto"/>
        <w:bottom w:val="none" w:sz="0" w:space="0" w:color="auto"/>
        <w:right w:val="none" w:sz="0" w:space="0" w:color="auto"/>
      </w:divBdr>
    </w:div>
    <w:div w:id="330764518">
      <w:bodyDiv w:val="1"/>
      <w:marLeft w:val="0"/>
      <w:marRight w:val="0"/>
      <w:marTop w:val="0"/>
      <w:marBottom w:val="0"/>
      <w:divBdr>
        <w:top w:val="none" w:sz="0" w:space="0" w:color="auto"/>
        <w:left w:val="none" w:sz="0" w:space="0" w:color="auto"/>
        <w:bottom w:val="none" w:sz="0" w:space="0" w:color="auto"/>
        <w:right w:val="none" w:sz="0" w:space="0" w:color="auto"/>
      </w:divBdr>
    </w:div>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27179840">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599263163">
      <w:bodyDiv w:val="1"/>
      <w:marLeft w:val="0"/>
      <w:marRight w:val="0"/>
      <w:marTop w:val="0"/>
      <w:marBottom w:val="0"/>
      <w:divBdr>
        <w:top w:val="none" w:sz="0" w:space="0" w:color="auto"/>
        <w:left w:val="none" w:sz="0" w:space="0" w:color="auto"/>
        <w:bottom w:val="none" w:sz="0" w:space="0" w:color="auto"/>
        <w:right w:val="none" w:sz="0" w:space="0" w:color="auto"/>
      </w:divBdr>
    </w:div>
    <w:div w:id="614138790">
      <w:bodyDiv w:val="1"/>
      <w:marLeft w:val="0"/>
      <w:marRight w:val="0"/>
      <w:marTop w:val="0"/>
      <w:marBottom w:val="0"/>
      <w:divBdr>
        <w:top w:val="none" w:sz="0" w:space="0" w:color="auto"/>
        <w:left w:val="none" w:sz="0" w:space="0" w:color="auto"/>
        <w:bottom w:val="none" w:sz="0" w:space="0" w:color="auto"/>
        <w:right w:val="none" w:sz="0" w:space="0" w:color="auto"/>
      </w:divBdr>
    </w:div>
    <w:div w:id="620310233">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656106875">
      <w:bodyDiv w:val="1"/>
      <w:marLeft w:val="0"/>
      <w:marRight w:val="0"/>
      <w:marTop w:val="0"/>
      <w:marBottom w:val="0"/>
      <w:divBdr>
        <w:top w:val="none" w:sz="0" w:space="0" w:color="auto"/>
        <w:left w:val="none" w:sz="0" w:space="0" w:color="auto"/>
        <w:bottom w:val="none" w:sz="0" w:space="0" w:color="auto"/>
        <w:right w:val="none" w:sz="0" w:space="0" w:color="auto"/>
      </w:divBdr>
    </w:div>
    <w:div w:id="704015878">
      <w:bodyDiv w:val="1"/>
      <w:marLeft w:val="0"/>
      <w:marRight w:val="0"/>
      <w:marTop w:val="0"/>
      <w:marBottom w:val="0"/>
      <w:divBdr>
        <w:top w:val="none" w:sz="0" w:space="0" w:color="auto"/>
        <w:left w:val="none" w:sz="0" w:space="0" w:color="auto"/>
        <w:bottom w:val="none" w:sz="0" w:space="0" w:color="auto"/>
        <w:right w:val="none" w:sz="0" w:space="0" w:color="auto"/>
      </w:divBdr>
    </w:div>
    <w:div w:id="714277574">
      <w:bodyDiv w:val="1"/>
      <w:marLeft w:val="0"/>
      <w:marRight w:val="0"/>
      <w:marTop w:val="0"/>
      <w:marBottom w:val="0"/>
      <w:divBdr>
        <w:top w:val="none" w:sz="0" w:space="0" w:color="auto"/>
        <w:left w:val="none" w:sz="0" w:space="0" w:color="auto"/>
        <w:bottom w:val="none" w:sz="0" w:space="0" w:color="auto"/>
        <w:right w:val="none" w:sz="0" w:space="0" w:color="auto"/>
      </w:divBdr>
    </w:div>
    <w:div w:id="716122978">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743836949">
      <w:bodyDiv w:val="1"/>
      <w:marLeft w:val="0"/>
      <w:marRight w:val="0"/>
      <w:marTop w:val="0"/>
      <w:marBottom w:val="0"/>
      <w:divBdr>
        <w:top w:val="none" w:sz="0" w:space="0" w:color="auto"/>
        <w:left w:val="none" w:sz="0" w:space="0" w:color="auto"/>
        <w:bottom w:val="none" w:sz="0" w:space="0" w:color="auto"/>
        <w:right w:val="none" w:sz="0" w:space="0" w:color="auto"/>
      </w:divBdr>
    </w:div>
    <w:div w:id="801464456">
      <w:bodyDiv w:val="1"/>
      <w:marLeft w:val="0"/>
      <w:marRight w:val="0"/>
      <w:marTop w:val="0"/>
      <w:marBottom w:val="0"/>
      <w:divBdr>
        <w:top w:val="none" w:sz="0" w:space="0" w:color="auto"/>
        <w:left w:val="none" w:sz="0" w:space="0" w:color="auto"/>
        <w:bottom w:val="none" w:sz="0" w:space="0" w:color="auto"/>
        <w:right w:val="none" w:sz="0" w:space="0" w:color="auto"/>
      </w:divBdr>
    </w:div>
    <w:div w:id="828642108">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855311433">
      <w:bodyDiv w:val="1"/>
      <w:marLeft w:val="0"/>
      <w:marRight w:val="0"/>
      <w:marTop w:val="0"/>
      <w:marBottom w:val="0"/>
      <w:divBdr>
        <w:top w:val="none" w:sz="0" w:space="0" w:color="auto"/>
        <w:left w:val="none" w:sz="0" w:space="0" w:color="auto"/>
        <w:bottom w:val="none" w:sz="0" w:space="0" w:color="auto"/>
        <w:right w:val="none" w:sz="0" w:space="0" w:color="auto"/>
      </w:divBdr>
    </w:div>
    <w:div w:id="873276975">
      <w:bodyDiv w:val="1"/>
      <w:marLeft w:val="0"/>
      <w:marRight w:val="0"/>
      <w:marTop w:val="0"/>
      <w:marBottom w:val="0"/>
      <w:divBdr>
        <w:top w:val="none" w:sz="0" w:space="0" w:color="auto"/>
        <w:left w:val="none" w:sz="0" w:space="0" w:color="auto"/>
        <w:bottom w:val="none" w:sz="0" w:space="0" w:color="auto"/>
        <w:right w:val="none" w:sz="0" w:space="0" w:color="auto"/>
      </w:divBdr>
    </w:div>
    <w:div w:id="881596701">
      <w:bodyDiv w:val="1"/>
      <w:marLeft w:val="0"/>
      <w:marRight w:val="0"/>
      <w:marTop w:val="0"/>
      <w:marBottom w:val="0"/>
      <w:divBdr>
        <w:top w:val="none" w:sz="0" w:space="0" w:color="auto"/>
        <w:left w:val="none" w:sz="0" w:space="0" w:color="auto"/>
        <w:bottom w:val="none" w:sz="0" w:space="0" w:color="auto"/>
        <w:right w:val="none" w:sz="0" w:space="0" w:color="auto"/>
      </w:divBdr>
    </w:div>
    <w:div w:id="906844309">
      <w:bodyDiv w:val="1"/>
      <w:marLeft w:val="0"/>
      <w:marRight w:val="0"/>
      <w:marTop w:val="0"/>
      <w:marBottom w:val="0"/>
      <w:divBdr>
        <w:top w:val="none" w:sz="0" w:space="0" w:color="auto"/>
        <w:left w:val="none" w:sz="0" w:space="0" w:color="auto"/>
        <w:bottom w:val="none" w:sz="0" w:space="0" w:color="auto"/>
        <w:right w:val="none" w:sz="0" w:space="0" w:color="auto"/>
      </w:divBdr>
    </w:div>
    <w:div w:id="978681088">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3488638">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068965812">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156798872">
      <w:bodyDiv w:val="1"/>
      <w:marLeft w:val="0"/>
      <w:marRight w:val="0"/>
      <w:marTop w:val="0"/>
      <w:marBottom w:val="0"/>
      <w:divBdr>
        <w:top w:val="none" w:sz="0" w:space="0" w:color="auto"/>
        <w:left w:val="none" w:sz="0" w:space="0" w:color="auto"/>
        <w:bottom w:val="none" w:sz="0" w:space="0" w:color="auto"/>
        <w:right w:val="none" w:sz="0" w:space="0" w:color="auto"/>
      </w:divBdr>
    </w:div>
    <w:div w:id="1194881683">
      <w:bodyDiv w:val="1"/>
      <w:marLeft w:val="0"/>
      <w:marRight w:val="0"/>
      <w:marTop w:val="0"/>
      <w:marBottom w:val="0"/>
      <w:divBdr>
        <w:top w:val="none" w:sz="0" w:space="0" w:color="auto"/>
        <w:left w:val="none" w:sz="0" w:space="0" w:color="auto"/>
        <w:bottom w:val="none" w:sz="0" w:space="0" w:color="auto"/>
        <w:right w:val="none" w:sz="0" w:space="0" w:color="auto"/>
      </w:divBdr>
    </w:div>
    <w:div w:id="1199320783">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642">
      <w:bodyDiv w:val="1"/>
      <w:marLeft w:val="0"/>
      <w:marRight w:val="0"/>
      <w:marTop w:val="0"/>
      <w:marBottom w:val="0"/>
      <w:divBdr>
        <w:top w:val="none" w:sz="0" w:space="0" w:color="auto"/>
        <w:left w:val="none" w:sz="0" w:space="0" w:color="auto"/>
        <w:bottom w:val="none" w:sz="0" w:space="0" w:color="auto"/>
        <w:right w:val="none" w:sz="0" w:space="0" w:color="auto"/>
      </w:divBdr>
    </w:div>
    <w:div w:id="1260142805">
      <w:bodyDiv w:val="1"/>
      <w:marLeft w:val="0"/>
      <w:marRight w:val="0"/>
      <w:marTop w:val="0"/>
      <w:marBottom w:val="0"/>
      <w:divBdr>
        <w:top w:val="none" w:sz="0" w:space="0" w:color="auto"/>
        <w:left w:val="none" w:sz="0" w:space="0" w:color="auto"/>
        <w:bottom w:val="none" w:sz="0" w:space="0" w:color="auto"/>
        <w:right w:val="none" w:sz="0" w:space="0" w:color="auto"/>
      </w:divBdr>
    </w:div>
    <w:div w:id="1261832852">
      <w:bodyDiv w:val="1"/>
      <w:marLeft w:val="0"/>
      <w:marRight w:val="0"/>
      <w:marTop w:val="0"/>
      <w:marBottom w:val="0"/>
      <w:divBdr>
        <w:top w:val="none" w:sz="0" w:space="0" w:color="auto"/>
        <w:left w:val="none" w:sz="0" w:space="0" w:color="auto"/>
        <w:bottom w:val="none" w:sz="0" w:space="0" w:color="auto"/>
        <w:right w:val="none" w:sz="0" w:space="0" w:color="auto"/>
      </w:divBdr>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70702764">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00464160">
      <w:bodyDiv w:val="1"/>
      <w:marLeft w:val="0"/>
      <w:marRight w:val="0"/>
      <w:marTop w:val="0"/>
      <w:marBottom w:val="0"/>
      <w:divBdr>
        <w:top w:val="none" w:sz="0" w:space="0" w:color="auto"/>
        <w:left w:val="none" w:sz="0" w:space="0" w:color="auto"/>
        <w:bottom w:val="none" w:sz="0" w:space="0" w:color="auto"/>
        <w:right w:val="none" w:sz="0" w:space="0" w:color="auto"/>
      </w:divBdr>
    </w:div>
    <w:div w:id="153650489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8218037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1302287">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718820097">
      <w:bodyDiv w:val="1"/>
      <w:marLeft w:val="0"/>
      <w:marRight w:val="0"/>
      <w:marTop w:val="0"/>
      <w:marBottom w:val="0"/>
      <w:divBdr>
        <w:top w:val="none" w:sz="0" w:space="0" w:color="auto"/>
        <w:left w:val="none" w:sz="0" w:space="0" w:color="auto"/>
        <w:bottom w:val="none" w:sz="0" w:space="0" w:color="auto"/>
        <w:right w:val="none" w:sz="0" w:space="0" w:color="auto"/>
      </w:divBdr>
    </w:div>
    <w:div w:id="1803041706">
      <w:bodyDiv w:val="1"/>
      <w:marLeft w:val="0"/>
      <w:marRight w:val="0"/>
      <w:marTop w:val="0"/>
      <w:marBottom w:val="0"/>
      <w:divBdr>
        <w:top w:val="none" w:sz="0" w:space="0" w:color="auto"/>
        <w:left w:val="none" w:sz="0" w:space="0" w:color="auto"/>
        <w:bottom w:val="none" w:sz="0" w:space="0" w:color="auto"/>
        <w:right w:val="none" w:sz="0" w:space="0" w:color="auto"/>
      </w:divBdr>
    </w:div>
    <w:div w:id="1822578944">
      <w:bodyDiv w:val="1"/>
      <w:marLeft w:val="0"/>
      <w:marRight w:val="0"/>
      <w:marTop w:val="0"/>
      <w:marBottom w:val="0"/>
      <w:divBdr>
        <w:top w:val="none" w:sz="0" w:space="0" w:color="auto"/>
        <w:left w:val="none" w:sz="0" w:space="0" w:color="auto"/>
        <w:bottom w:val="none" w:sz="0" w:space="0" w:color="auto"/>
        <w:right w:val="none" w:sz="0" w:space="0" w:color="auto"/>
      </w:divBdr>
    </w:div>
    <w:div w:id="1887137063">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professionalacademy.com/blogs-and-advice/what-are-smart-objectives-and-how-do-i-apply-the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7</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8</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9</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10</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2</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3</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4</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5</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11</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12</b:RefOrder>
  </b:Source>
  <b:Source>
    <b:Tag>Deb19</b:Tag>
    <b:SourceType>InternetSite</b:SourceType>
    <b:Guid>{A3191455-1782-42C3-8F02-078013110461}</b:Guid>
    <b:Author>
      <b:Author>
        <b:NameList>
          <b:Person>
            <b:Last>Herridge</b:Last>
            <b:First>Debbie</b:First>
          </b:Person>
        </b:NameList>
      </b:Author>
    </b:Author>
    <b:Title>WHAT ARE SMART OBJECTIVES AND HOW DO I APPLY THEM?</b:Title>
    <b:Year>2019</b:Year>
    <b:YearAccessed>2019</b:YearAccessed>
    <b:MonthAccessed>December</b:MonthAccessed>
    <b:DayAccessed>10</b:DayAccessed>
    <b:URL>https://www.professionalacademy.com/blogs-and-advice/what-are-smart-objectives-and-how-do-i-apply-them</b:URL>
    <b:RefOrder>1</b:RefOrder>
  </b:Source>
  <b:Source>
    <b:Tag>Jak94</b:Tag>
    <b:SourceType>InternetSite</b:SourceType>
    <b:Guid>{91B59D41-C838-49EF-971F-49F196B9FDA1}</b:Guid>
    <b:Author>
      <b:Author>
        <b:NameList>
          <b:Person>
            <b:Last>Nielsen</b:Last>
            <b:First>Jakob</b:First>
          </b:Person>
        </b:NameList>
      </b:Author>
    </b:Author>
    <b:Title>10 Usability Heuristics for User Interface Design</b:Title>
    <b:Year>1994</b:Year>
    <b:YearAccessed>2019</b:YearAccessed>
    <b:MonthAccessed>December</b:MonthAccessed>
    <b:DayAccessed>10</b:DayAccessed>
    <b:URL>https://www.nngroup.com/articles/ten-usability-heuristics/</b:URL>
    <b:RefOrder>6</b:RefOrder>
  </b:Source>
</b:Sources>
</file>

<file path=customXml/itemProps1.xml><?xml version="1.0" encoding="utf-8"?>
<ds:datastoreItem xmlns:ds="http://schemas.openxmlformats.org/officeDocument/2006/customXml" ds:itemID="{4550C856-5607-47FA-924A-E7DD75773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2</TotalTime>
  <Pages>45</Pages>
  <Words>7581</Words>
  <Characters>46510</Characters>
  <Application>Microsoft Office Word</Application>
  <DocSecurity>4</DocSecurity>
  <Lines>387</Lines>
  <Paragraphs>107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53984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Joey Tatú</dc:creator>
  <cp:lastModifiedBy>Joey Tatú</cp:lastModifiedBy>
  <cp:revision>2</cp:revision>
  <cp:lastPrinted>2005-03-03T15:39:00Z</cp:lastPrinted>
  <dcterms:created xsi:type="dcterms:W3CDTF">2019-12-10T13:47:00Z</dcterms:created>
  <dcterms:modified xsi:type="dcterms:W3CDTF">2019-12-10T13:47:00Z</dcterms:modified>
</cp:coreProperties>
</file>