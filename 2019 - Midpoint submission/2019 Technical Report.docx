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EF8259" w14:textId="77777777" w:rsidR="00994136" w:rsidRDefault="00994136" w:rsidP="008337D3">
      <w:pPr>
        <w:rPr>
          <w:rFonts w:cs="Arial"/>
        </w:rPr>
      </w:pPr>
    </w:p>
    <w:p w14:paraId="439DF635" w14:textId="77777777" w:rsidR="00994136" w:rsidRDefault="00994136" w:rsidP="00994136">
      <w:pPr>
        <w:jc w:val="center"/>
        <w:rPr>
          <w:rFonts w:cs="Arial"/>
        </w:rPr>
      </w:pPr>
    </w:p>
    <w:p w14:paraId="49C5B3F9" w14:textId="77777777" w:rsidR="00994136" w:rsidRDefault="00994136" w:rsidP="00994136">
      <w:pPr>
        <w:jc w:val="center"/>
        <w:rPr>
          <w:rFonts w:cs="Arial"/>
        </w:rPr>
      </w:pPr>
    </w:p>
    <w:p w14:paraId="684AF17D" w14:textId="52F1FB33" w:rsidR="00F91AED" w:rsidRDefault="009D1E0C" w:rsidP="00994136">
      <w:pPr>
        <w:jc w:val="center"/>
        <w:rPr>
          <w:rFonts w:cs="Arial"/>
        </w:rPr>
      </w:pPr>
      <w:r w:rsidRPr="00075741">
        <w:rPr>
          <w:rFonts w:cs="Arial"/>
          <w:noProof/>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283EB78F" w14:textId="13EB4259" w:rsidR="008337D3" w:rsidRDefault="008337D3" w:rsidP="00994136">
      <w:pPr>
        <w:jc w:val="center"/>
        <w:rPr>
          <w:rFonts w:cs="Arial"/>
        </w:rPr>
      </w:pPr>
    </w:p>
    <w:p w14:paraId="435D00A9" w14:textId="3A764500" w:rsidR="008337D3" w:rsidRDefault="008337D3" w:rsidP="00994136">
      <w:pPr>
        <w:jc w:val="center"/>
        <w:rPr>
          <w:rFonts w:cs="Arial"/>
        </w:rPr>
      </w:pPr>
    </w:p>
    <w:p w14:paraId="6641DE5D" w14:textId="55D9C813" w:rsidR="008337D3" w:rsidRDefault="008337D3" w:rsidP="00994136">
      <w:pPr>
        <w:jc w:val="center"/>
        <w:rPr>
          <w:rFonts w:cs="Arial"/>
        </w:rPr>
      </w:pPr>
    </w:p>
    <w:p w14:paraId="1EDD54C0" w14:textId="77777777" w:rsidR="008337D3" w:rsidRPr="00075741" w:rsidRDefault="008337D3" w:rsidP="00994136">
      <w:pPr>
        <w:jc w:val="center"/>
        <w:rPr>
          <w:rFonts w:cs="Arial"/>
        </w:rPr>
      </w:pPr>
    </w:p>
    <w:p w14:paraId="684AF17E" w14:textId="2FEDB5B3" w:rsidR="00F91AED" w:rsidRPr="00075741" w:rsidRDefault="00F91AED" w:rsidP="00994136">
      <w:pPr>
        <w:rPr>
          <w:rFonts w:cs="Arial"/>
        </w:rPr>
      </w:pPr>
    </w:p>
    <w:p w14:paraId="75EF2677" w14:textId="77777777" w:rsidR="00661543" w:rsidRPr="00075741" w:rsidRDefault="00661543" w:rsidP="00994136">
      <w:pPr>
        <w:pStyle w:val="TitleName"/>
        <w:rPr>
          <w:rFonts w:cs="Arial"/>
        </w:rPr>
      </w:pPr>
      <w:smartTag w:uri="urn:schemas-microsoft-com:office:smarttags" w:element="PlaceName">
        <w:r w:rsidRPr="00075741">
          <w:rPr>
            <w:rFonts w:cs="Arial"/>
          </w:rPr>
          <w:t>National</w:t>
        </w:r>
      </w:smartTag>
      <w:r w:rsidRPr="00075741">
        <w:rPr>
          <w:rFonts w:cs="Arial"/>
        </w:rPr>
        <w:t xml:space="preserve"> </w:t>
      </w:r>
      <w:smartTag w:uri="urn:schemas-microsoft-com:office:smarttags" w:element="PlaceType">
        <w:r w:rsidRPr="00075741">
          <w:rPr>
            <w:rFonts w:cs="Arial"/>
          </w:rPr>
          <w:t>College</w:t>
        </w:r>
      </w:smartTag>
      <w:r w:rsidRPr="00075741">
        <w:rPr>
          <w:rFonts w:cs="Arial"/>
        </w:rPr>
        <w:t xml:space="preserve"> of </w:t>
      </w:r>
      <w:smartTag w:uri="urn:schemas-microsoft-com:office:smarttags" w:element="place">
        <w:smartTag w:uri="urn:schemas-microsoft-com:office:smarttags" w:element="country-region">
          <w:r w:rsidRPr="00075741">
            <w:rPr>
              <w:rFonts w:cs="Arial"/>
            </w:rPr>
            <w:t>Ireland</w:t>
          </w:r>
        </w:smartTag>
      </w:smartTag>
    </w:p>
    <w:p w14:paraId="72A3ACCC" w14:textId="77777777" w:rsidR="00661543" w:rsidRPr="00075741" w:rsidRDefault="00661543" w:rsidP="00994136">
      <w:pPr>
        <w:pStyle w:val="TitleName"/>
        <w:rPr>
          <w:rFonts w:cs="Arial"/>
        </w:rPr>
      </w:pPr>
      <w:r w:rsidRPr="00075741">
        <w:rPr>
          <w:rFonts w:cs="Arial"/>
        </w:rPr>
        <w:t>BSc in Computing – Software Development Stream</w:t>
      </w:r>
    </w:p>
    <w:p w14:paraId="0C28FAD5" w14:textId="0C50081F" w:rsidR="00661543" w:rsidRPr="00075741" w:rsidRDefault="00317295" w:rsidP="00994136">
      <w:pPr>
        <w:pStyle w:val="TitleName"/>
        <w:rPr>
          <w:rFonts w:cs="Arial"/>
        </w:rPr>
      </w:pPr>
      <w:r>
        <w:rPr>
          <w:rFonts w:cs="Arial"/>
        </w:rPr>
        <w:t>2019/2020</w:t>
      </w:r>
    </w:p>
    <w:p w14:paraId="1B2B8670" w14:textId="77777777" w:rsidR="00661543" w:rsidRPr="00075741" w:rsidRDefault="00661543" w:rsidP="00994136">
      <w:pPr>
        <w:pStyle w:val="TitleName"/>
        <w:rPr>
          <w:rFonts w:cs="Arial"/>
        </w:rPr>
      </w:pPr>
    </w:p>
    <w:p w14:paraId="6FD12DFB" w14:textId="77777777" w:rsidR="00661543" w:rsidRPr="00075741" w:rsidRDefault="00661543" w:rsidP="00994136">
      <w:pPr>
        <w:pStyle w:val="TitleName"/>
        <w:rPr>
          <w:rFonts w:cs="Arial"/>
        </w:rPr>
      </w:pPr>
    </w:p>
    <w:p w14:paraId="46DDF855" w14:textId="153E1B44" w:rsidR="00661543" w:rsidRPr="008337D3" w:rsidRDefault="00317295" w:rsidP="00994136">
      <w:pPr>
        <w:pStyle w:val="TitleName"/>
        <w:rPr>
          <w:rFonts w:cs="Arial"/>
          <w:b/>
        </w:rPr>
      </w:pPr>
      <w:r w:rsidRPr="008337D3">
        <w:rPr>
          <w:rFonts w:cs="Arial"/>
          <w:b/>
        </w:rPr>
        <w:t>Joey Tatú</w:t>
      </w:r>
    </w:p>
    <w:p w14:paraId="4C8CC259" w14:textId="77777777" w:rsidR="00661543" w:rsidRPr="008337D3" w:rsidRDefault="00661543" w:rsidP="00994136">
      <w:pPr>
        <w:pStyle w:val="TitleName"/>
        <w:rPr>
          <w:rFonts w:cs="Arial"/>
          <w:b/>
        </w:rPr>
      </w:pPr>
      <w:r w:rsidRPr="008337D3">
        <w:rPr>
          <w:rFonts w:cs="Arial"/>
          <w:b/>
        </w:rPr>
        <w:t>15015556</w:t>
      </w:r>
    </w:p>
    <w:p w14:paraId="4F08B8A2" w14:textId="1304C504" w:rsidR="00661543" w:rsidRPr="008337D3" w:rsidRDefault="00317295" w:rsidP="00994136">
      <w:pPr>
        <w:pStyle w:val="TitleName"/>
        <w:rPr>
          <w:rFonts w:cs="Arial"/>
          <w:b/>
        </w:rPr>
      </w:pPr>
      <w:r w:rsidRPr="008337D3">
        <w:rPr>
          <w:rFonts w:cs="Arial"/>
          <w:b/>
        </w:rPr>
        <w:t>joey.tatu</w:t>
      </w:r>
      <w:r w:rsidR="00661543" w:rsidRPr="008337D3">
        <w:rPr>
          <w:rFonts w:cs="Arial"/>
          <w:b/>
        </w:rPr>
        <w:t>@student.ncirl.ie</w:t>
      </w:r>
    </w:p>
    <w:p w14:paraId="1C9FF2B3" w14:textId="77777777" w:rsidR="00661543" w:rsidRPr="00075741" w:rsidRDefault="00661543" w:rsidP="00994136">
      <w:pPr>
        <w:rPr>
          <w:rFonts w:cs="Arial"/>
        </w:rPr>
      </w:pPr>
    </w:p>
    <w:p w14:paraId="3F2E7A52" w14:textId="4428CCE2" w:rsidR="00661543" w:rsidRPr="00075741" w:rsidRDefault="00317295" w:rsidP="00994136">
      <w:pPr>
        <w:pStyle w:val="FullTitle"/>
        <w:spacing w:after="0"/>
        <w:rPr>
          <w:rFonts w:cs="Arial"/>
        </w:rPr>
      </w:pPr>
      <w:r>
        <w:rPr>
          <w:rFonts w:cs="Arial"/>
        </w:rPr>
        <w:t>Body Branding Booking (3B)</w:t>
      </w:r>
    </w:p>
    <w:p w14:paraId="75176597" w14:textId="230DAC16" w:rsidR="00661543" w:rsidRPr="00075741" w:rsidRDefault="00661543" w:rsidP="00994136">
      <w:pPr>
        <w:jc w:val="center"/>
        <w:rPr>
          <w:rFonts w:cs="Arial"/>
        </w:rPr>
      </w:pPr>
      <w:r w:rsidRPr="00075741">
        <w:rPr>
          <w:rFonts w:cs="Arial"/>
        </w:rPr>
        <w:t>A</w:t>
      </w:r>
      <w:r w:rsidR="00994136">
        <w:rPr>
          <w:rFonts w:cs="Arial"/>
        </w:rPr>
        <w:t>n</w:t>
      </w:r>
      <w:r w:rsidRPr="00075741">
        <w:rPr>
          <w:rFonts w:cs="Arial"/>
        </w:rPr>
        <w:t xml:space="preserve"> </w:t>
      </w:r>
      <w:r w:rsidR="00317295">
        <w:rPr>
          <w:rFonts w:cs="Arial"/>
        </w:rPr>
        <w:t>appointment scheduling website for artists and their clients.</w:t>
      </w:r>
    </w:p>
    <w:p w14:paraId="1DA14ED7" w14:textId="77777777" w:rsidR="00661543" w:rsidRPr="00075741" w:rsidRDefault="00661543" w:rsidP="00994136">
      <w:pPr>
        <w:jc w:val="center"/>
        <w:rPr>
          <w:rFonts w:cs="Arial"/>
        </w:rPr>
      </w:pPr>
    </w:p>
    <w:p w14:paraId="4D607090" w14:textId="5E8F9B63" w:rsidR="00661543" w:rsidRPr="00075741" w:rsidRDefault="00661543" w:rsidP="00994136">
      <w:pPr>
        <w:pStyle w:val="TitleName"/>
        <w:rPr>
          <w:rFonts w:cs="Arial"/>
        </w:rPr>
        <w:sectPr w:rsidR="00661543" w:rsidRPr="00075741" w:rsidSect="00F91AED">
          <w:footerReference w:type="default" r:id="rId9"/>
          <w:footerReference w:type="first" r:id="rId10"/>
          <w:pgSz w:w="12240" w:h="15840" w:code="1"/>
          <w:pgMar w:top="1440" w:right="1797" w:bottom="1440" w:left="1797" w:header="709" w:footer="709" w:gutter="0"/>
          <w:cols w:space="708"/>
          <w:titlePg/>
          <w:docGrid w:linePitch="360"/>
        </w:sectPr>
      </w:pPr>
      <w:r w:rsidRPr="00075741">
        <w:rPr>
          <w:rFonts w:cs="Arial"/>
        </w:rPr>
        <w:t>Technical Report</w:t>
      </w:r>
    </w:p>
    <w:p w14:paraId="684AF17F" w14:textId="77777777" w:rsidR="00F91AED" w:rsidRPr="00075741" w:rsidRDefault="00F91AED" w:rsidP="00994136">
      <w:pPr>
        <w:rPr>
          <w:rFonts w:cs="Arial"/>
          <w:b/>
          <w:sz w:val="32"/>
          <w:szCs w:val="32"/>
        </w:rPr>
      </w:pPr>
      <w:r w:rsidRPr="00075741">
        <w:rPr>
          <w:rFonts w:cs="Arial"/>
          <w:b/>
          <w:sz w:val="32"/>
          <w:szCs w:val="32"/>
        </w:rPr>
        <w:lastRenderedPageBreak/>
        <w:t>Table of Contents</w:t>
      </w:r>
    </w:p>
    <w:p w14:paraId="3519CA71" w14:textId="6770123F" w:rsidR="00601A93" w:rsidRDefault="00F91AED">
      <w:pPr>
        <w:pStyle w:val="TOC1"/>
        <w:tabs>
          <w:tab w:val="right" w:leader="dot" w:pos="8636"/>
        </w:tabs>
        <w:rPr>
          <w:rFonts w:asciiTheme="minorHAnsi" w:eastAsiaTheme="minorEastAsia" w:hAnsiTheme="minorHAnsi" w:cstheme="minorBidi"/>
          <w:noProof/>
          <w:sz w:val="22"/>
          <w:szCs w:val="22"/>
        </w:rPr>
      </w:pPr>
      <w:r w:rsidRPr="00075741">
        <w:rPr>
          <w:rFonts w:cs="Arial"/>
        </w:rPr>
        <w:fldChar w:fldCharType="begin"/>
      </w:r>
      <w:r w:rsidRPr="00075741">
        <w:rPr>
          <w:rFonts w:cs="Arial"/>
        </w:rPr>
        <w:instrText xml:space="preserve"> TOC \o "1-3" \h \z \u </w:instrText>
      </w:r>
      <w:r w:rsidRPr="00075741">
        <w:rPr>
          <w:rFonts w:cs="Arial"/>
        </w:rPr>
        <w:fldChar w:fldCharType="separate"/>
      </w:r>
      <w:hyperlink w:anchor="_Toc26877798" w:history="1">
        <w:r w:rsidR="00601A93" w:rsidRPr="00802EFD">
          <w:rPr>
            <w:rStyle w:val="Hyperlink"/>
            <w:noProof/>
          </w:rPr>
          <w:t>Executive Summary</w:t>
        </w:r>
        <w:r w:rsidR="00601A93">
          <w:rPr>
            <w:noProof/>
            <w:webHidden/>
          </w:rPr>
          <w:tab/>
        </w:r>
        <w:r w:rsidR="00601A93">
          <w:rPr>
            <w:noProof/>
            <w:webHidden/>
          </w:rPr>
          <w:fldChar w:fldCharType="begin"/>
        </w:r>
        <w:r w:rsidR="00601A93">
          <w:rPr>
            <w:noProof/>
            <w:webHidden/>
          </w:rPr>
          <w:instrText xml:space="preserve"> PAGEREF _Toc26877798 \h </w:instrText>
        </w:r>
        <w:r w:rsidR="00601A93">
          <w:rPr>
            <w:noProof/>
            <w:webHidden/>
          </w:rPr>
        </w:r>
        <w:r w:rsidR="00601A93">
          <w:rPr>
            <w:noProof/>
            <w:webHidden/>
          </w:rPr>
          <w:fldChar w:fldCharType="separate"/>
        </w:r>
        <w:r w:rsidR="00601A93">
          <w:rPr>
            <w:noProof/>
            <w:webHidden/>
          </w:rPr>
          <w:t>4</w:t>
        </w:r>
        <w:r w:rsidR="00601A93">
          <w:rPr>
            <w:noProof/>
            <w:webHidden/>
          </w:rPr>
          <w:fldChar w:fldCharType="end"/>
        </w:r>
      </w:hyperlink>
    </w:p>
    <w:p w14:paraId="39782532" w14:textId="79EBBC5B" w:rsidR="00601A93" w:rsidRDefault="00D50162">
      <w:pPr>
        <w:pStyle w:val="TOC1"/>
        <w:tabs>
          <w:tab w:val="right" w:leader="dot" w:pos="8636"/>
        </w:tabs>
        <w:rPr>
          <w:rFonts w:asciiTheme="minorHAnsi" w:eastAsiaTheme="minorEastAsia" w:hAnsiTheme="minorHAnsi" w:cstheme="minorBidi"/>
          <w:noProof/>
          <w:sz w:val="22"/>
          <w:szCs w:val="22"/>
        </w:rPr>
      </w:pPr>
      <w:hyperlink w:anchor="_Toc26877799" w:history="1">
        <w:r w:rsidR="00601A93" w:rsidRPr="00802EFD">
          <w:rPr>
            <w:rStyle w:val="Hyperlink"/>
            <w:noProof/>
          </w:rPr>
          <w:t>Definitions, Acronyms, and Abbreviations</w:t>
        </w:r>
        <w:r w:rsidR="00601A93">
          <w:rPr>
            <w:noProof/>
            <w:webHidden/>
          </w:rPr>
          <w:tab/>
        </w:r>
        <w:r w:rsidR="00601A93">
          <w:rPr>
            <w:noProof/>
            <w:webHidden/>
          </w:rPr>
          <w:fldChar w:fldCharType="begin"/>
        </w:r>
        <w:r w:rsidR="00601A93">
          <w:rPr>
            <w:noProof/>
            <w:webHidden/>
          </w:rPr>
          <w:instrText xml:space="preserve"> PAGEREF _Toc26877799 \h </w:instrText>
        </w:r>
        <w:r w:rsidR="00601A93">
          <w:rPr>
            <w:noProof/>
            <w:webHidden/>
          </w:rPr>
        </w:r>
        <w:r w:rsidR="00601A93">
          <w:rPr>
            <w:noProof/>
            <w:webHidden/>
          </w:rPr>
          <w:fldChar w:fldCharType="separate"/>
        </w:r>
        <w:r w:rsidR="00601A93">
          <w:rPr>
            <w:noProof/>
            <w:webHidden/>
          </w:rPr>
          <w:t>5</w:t>
        </w:r>
        <w:r w:rsidR="00601A93">
          <w:rPr>
            <w:noProof/>
            <w:webHidden/>
          </w:rPr>
          <w:fldChar w:fldCharType="end"/>
        </w:r>
      </w:hyperlink>
    </w:p>
    <w:p w14:paraId="5137C854" w14:textId="500292DB" w:rsidR="00601A93" w:rsidRDefault="00D50162">
      <w:pPr>
        <w:pStyle w:val="TOC1"/>
        <w:tabs>
          <w:tab w:val="left" w:pos="482"/>
          <w:tab w:val="right" w:leader="dot" w:pos="8636"/>
        </w:tabs>
        <w:rPr>
          <w:rFonts w:asciiTheme="minorHAnsi" w:eastAsiaTheme="minorEastAsia" w:hAnsiTheme="minorHAnsi" w:cstheme="minorBidi"/>
          <w:noProof/>
          <w:sz w:val="22"/>
          <w:szCs w:val="22"/>
        </w:rPr>
      </w:pPr>
      <w:hyperlink w:anchor="_Toc26877800" w:history="1">
        <w:r w:rsidR="00601A93" w:rsidRPr="00802EFD">
          <w:rPr>
            <w:rStyle w:val="Hyperlink"/>
            <w:noProof/>
          </w:rPr>
          <w:t>1</w:t>
        </w:r>
        <w:r w:rsidR="00601A93">
          <w:rPr>
            <w:rFonts w:asciiTheme="minorHAnsi" w:eastAsiaTheme="minorEastAsia" w:hAnsiTheme="minorHAnsi" w:cstheme="minorBidi"/>
            <w:noProof/>
            <w:sz w:val="22"/>
            <w:szCs w:val="22"/>
          </w:rPr>
          <w:tab/>
        </w:r>
        <w:r w:rsidR="00601A93" w:rsidRPr="00802EFD">
          <w:rPr>
            <w:rStyle w:val="Hyperlink"/>
            <w:noProof/>
          </w:rPr>
          <w:t>Introduction</w:t>
        </w:r>
        <w:r w:rsidR="00601A93">
          <w:rPr>
            <w:noProof/>
            <w:webHidden/>
          </w:rPr>
          <w:tab/>
        </w:r>
        <w:r w:rsidR="00601A93">
          <w:rPr>
            <w:noProof/>
            <w:webHidden/>
          </w:rPr>
          <w:fldChar w:fldCharType="begin"/>
        </w:r>
        <w:r w:rsidR="00601A93">
          <w:rPr>
            <w:noProof/>
            <w:webHidden/>
          </w:rPr>
          <w:instrText xml:space="preserve"> PAGEREF _Toc26877800 \h </w:instrText>
        </w:r>
        <w:r w:rsidR="00601A93">
          <w:rPr>
            <w:noProof/>
            <w:webHidden/>
          </w:rPr>
        </w:r>
        <w:r w:rsidR="00601A93">
          <w:rPr>
            <w:noProof/>
            <w:webHidden/>
          </w:rPr>
          <w:fldChar w:fldCharType="separate"/>
        </w:r>
        <w:r w:rsidR="00601A93">
          <w:rPr>
            <w:noProof/>
            <w:webHidden/>
          </w:rPr>
          <w:t>6</w:t>
        </w:r>
        <w:r w:rsidR="00601A93">
          <w:rPr>
            <w:noProof/>
            <w:webHidden/>
          </w:rPr>
          <w:fldChar w:fldCharType="end"/>
        </w:r>
      </w:hyperlink>
    </w:p>
    <w:p w14:paraId="640D1E32" w14:textId="4490B9BA" w:rsidR="00601A93" w:rsidRDefault="00D50162">
      <w:pPr>
        <w:pStyle w:val="TOC1"/>
        <w:tabs>
          <w:tab w:val="left" w:pos="482"/>
          <w:tab w:val="right" w:leader="dot" w:pos="8636"/>
        </w:tabs>
        <w:rPr>
          <w:rFonts w:asciiTheme="minorHAnsi" w:eastAsiaTheme="minorEastAsia" w:hAnsiTheme="minorHAnsi" w:cstheme="minorBidi"/>
          <w:noProof/>
          <w:sz w:val="22"/>
          <w:szCs w:val="22"/>
        </w:rPr>
      </w:pPr>
      <w:hyperlink w:anchor="_Toc26877801" w:history="1">
        <w:r w:rsidR="00601A93" w:rsidRPr="00802EFD">
          <w:rPr>
            <w:rStyle w:val="Hyperlink"/>
            <w:noProof/>
          </w:rPr>
          <w:t>2</w:t>
        </w:r>
        <w:r w:rsidR="00601A93">
          <w:rPr>
            <w:rFonts w:asciiTheme="minorHAnsi" w:eastAsiaTheme="minorEastAsia" w:hAnsiTheme="minorHAnsi" w:cstheme="minorBidi"/>
            <w:noProof/>
            <w:sz w:val="22"/>
            <w:szCs w:val="22"/>
          </w:rPr>
          <w:tab/>
        </w:r>
        <w:r w:rsidR="00601A93" w:rsidRPr="00802EFD">
          <w:rPr>
            <w:rStyle w:val="Hyperlink"/>
            <w:noProof/>
          </w:rPr>
          <w:t>Background</w:t>
        </w:r>
        <w:r w:rsidR="00601A93">
          <w:rPr>
            <w:noProof/>
            <w:webHidden/>
          </w:rPr>
          <w:tab/>
        </w:r>
        <w:r w:rsidR="00601A93">
          <w:rPr>
            <w:noProof/>
            <w:webHidden/>
          </w:rPr>
          <w:fldChar w:fldCharType="begin"/>
        </w:r>
        <w:r w:rsidR="00601A93">
          <w:rPr>
            <w:noProof/>
            <w:webHidden/>
          </w:rPr>
          <w:instrText xml:space="preserve"> PAGEREF _Toc26877801 \h </w:instrText>
        </w:r>
        <w:r w:rsidR="00601A93">
          <w:rPr>
            <w:noProof/>
            <w:webHidden/>
          </w:rPr>
        </w:r>
        <w:r w:rsidR="00601A93">
          <w:rPr>
            <w:noProof/>
            <w:webHidden/>
          </w:rPr>
          <w:fldChar w:fldCharType="separate"/>
        </w:r>
        <w:r w:rsidR="00601A93">
          <w:rPr>
            <w:noProof/>
            <w:webHidden/>
          </w:rPr>
          <w:t>8</w:t>
        </w:r>
        <w:r w:rsidR="00601A93">
          <w:rPr>
            <w:noProof/>
            <w:webHidden/>
          </w:rPr>
          <w:fldChar w:fldCharType="end"/>
        </w:r>
      </w:hyperlink>
    </w:p>
    <w:p w14:paraId="664C62A4" w14:textId="3E117F6F" w:rsidR="00601A93" w:rsidRDefault="00D50162">
      <w:pPr>
        <w:pStyle w:val="TOC2"/>
        <w:rPr>
          <w:rFonts w:asciiTheme="minorHAnsi" w:eastAsiaTheme="minorEastAsia" w:hAnsiTheme="minorHAnsi" w:cstheme="minorBidi"/>
          <w:noProof/>
          <w:sz w:val="22"/>
          <w:szCs w:val="22"/>
        </w:rPr>
      </w:pPr>
      <w:hyperlink w:anchor="_Toc26877802" w:history="1">
        <w:r w:rsidR="00601A93" w:rsidRPr="00802EFD">
          <w:rPr>
            <w:rStyle w:val="Hyperlink"/>
            <w:noProof/>
          </w:rPr>
          <w:t>2.1</w:t>
        </w:r>
        <w:r w:rsidR="00601A93">
          <w:rPr>
            <w:rFonts w:asciiTheme="minorHAnsi" w:eastAsiaTheme="minorEastAsia" w:hAnsiTheme="minorHAnsi" w:cstheme="minorBidi"/>
            <w:noProof/>
            <w:sz w:val="22"/>
            <w:szCs w:val="22"/>
          </w:rPr>
          <w:tab/>
        </w:r>
        <w:r w:rsidR="00601A93" w:rsidRPr="00802EFD">
          <w:rPr>
            <w:rStyle w:val="Hyperlink"/>
            <w:noProof/>
          </w:rPr>
          <w:t>Objectives</w:t>
        </w:r>
        <w:r w:rsidR="00601A93">
          <w:rPr>
            <w:noProof/>
            <w:webHidden/>
          </w:rPr>
          <w:tab/>
        </w:r>
        <w:r w:rsidR="00601A93">
          <w:rPr>
            <w:noProof/>
            <w:webHidden/>
          </w:rPr>
          <w:fldChar w:fldCharType="begin"/>
        </w:r>
        <w:r w:rsidR="00601A93">
          <w:rPr>
            <w:noProof/>
            <w:webHidden/>
          </w:rPr>
          <w:instrText xml:space="preserve"> PAGEREF _Toc26877802 \h </w:instrText>
        </w:r>
        <w:r w:rsidR="00601A93">
          <w:rPr>
            <w:noProof/>
            <w:webHidden/>
          </w:rPr>
        </w:r>
        <w:r w:rsidR="00601A93">
          <w:rPr>
            <w:noProof/>
            <w:webHidden/>
          </w:rPr>
          <w:fldChar w:fldCharType="separate"/>
        </w:r>
        <w:r w:rsidR="00601A93">
          <w:rPr>
            <w:noProof/>
            <w:webHidden/>
          </w:rPr>
          <w:t>9</w:t>
        </w:r>
        <w:r w:rsidR="00601A93">
          <w:rPr>
            <w:noProof/>
            <w:webHidden/>
          </w:rPr>
          <w:fldChar w:fldCharType="end"/>
        </w:r>
      </w:hyperlink>
    </w:p>
    <w:p w14:paraId="1B711ECC" w14:textId="382F9FE1" w:rsidR="00601A93" w:rsidRDefault="00D50162">
      <w:pPr>
        <w:pStyle w:val="TOC3"/>
        <w:rPr>
          <w:rFonts w:asciiTheme="minorHAnsi" w:eastAsiaTheme="minorEastAsia" w:hAnsiTheme="minorHAnsi" w:cstheme="minorBidi"/>
          <w:noProof/>
          <w:sz w:val="22"/>
          <w:szCs w:val="22"/>
        </w:rPr>
      </w:pPr>
      <w:hyperlink w:anchor="_Toc26877803" w:history="1">
        <w:r w:rsidR="00601A93" w:rsidRPr="00802EFD">
          <w:rPr>
            <w:rStyle w:val="Hyperlink"/>
            <w:noProof/>
            <w:lang w:val="en-GB"/>
          </w:rPr>
          <w:t>2.1.1</w:t>
        </w:r>
        <w:r w:rsidR="00601A93">
          <w:rPr>
            <w:rFonts w:asciiTheme="minorHAnsi" w:eastAsiaTheme="minorEastAsia" w:hAnsiTheme="minorHAnsi" w:cstheme="minorBidi"/>
            <w:noProof/>
            <w:sz w:val="22"/>
            <w:szCs w:val="22"/>
          </w:rPr>
          <w:tab/>
        </w:r>
        <w:r w:rsidR="00601A93" w:rsidRPr="00802EFD">
          <w:rPr>
            <w:rStyle w:val="Hyperlink"/>
            <w:noProof/>
            <w:lang w:val="en-GB"/>
          </w:rPr>
          <w:t>Appointments (Artist)</w:t>
        </w:r>
        <w:r w:rsidR="00601A93">
          <w:rPr>
            <w:noProof/>
            <w:webHidden/>
          </w:rPr>
          <w:tab/>
        </w:r>
        <w:r w:rsidR="00601A93">
          <w:rPr>
            <w:noProof/>
            <w:webHidden/>
          </w:rPr>
          <w:fldChar w:fldCharType="begin"/>
        </w:r>
        <w:r w:rsidR="00601A93">
          <w:rPr>
            <w:noProof/>
            <w:webHidden/>
          </w:rPr>
          <w:instrText xml:space="preserve"> PAGEREF _Toc26877803 \h </w:instrText>
        </w:r>
        <w:r w:rsidR="00601A93">
          <w:rPr>
            <w:noProof/>
            <w:webHidden/>
          </w:rPr>
        </w:r>
        <w:r w:rsidR="00601A93">
          <w:rPr>
            <w:noProof/>
            <w:webHidden/>
          </w:rPr>
          <w:fldChar w:fldCharType="separate"/>
        </w:r>
        <w:r w:rsidR="00601A93">
          <w:rPr>
            <w:noProof/>
            <w:webHidden/>
          </w:rPr>
          <w:t>9</w:t>
        </w:r>
        <w:r w:rsidR="00601A93">
          <w:rPr>
            <w:noProof/>
            <w:webHidden/>
          </w:rPr>
          <w:fldChar w:fldCharType="end"/>
        </w:r>
      </w:hyperlink>
    </w:p>
    <w:p w14:paraId="5DB73D31" w14:textId="49B196C2" w:rsidR="00601A93" w:rsidRDefault="00D50162">
      <w:pPr>
        <w:pStyle w:val="TOC3"/>
        <w:rPr>
          <w:rFonts w:asciiTheme="minorHAnsi" w:eastAsiaTheme="minorEastAsia" w:hAnsiTheme="minorHAnsi" w:cstheme="minorBidi"/>
          <w:noProof/>
          <w:sz w:val="22"/>
          <w:szCs w:val="22"/>
        </w:rPr>
      </w:pPr>
      <w:hyperlink w:anchor="_Toc26877804" w:history="1">
        <w:r w:rsidR="00601A93" w:rsidRPr="00802EFD">
          <w:rPr>
            <w:rStyle w:val="Hyperlink"/>
            <w:noProof/>
            <w:lang w:val="en-GB"/>
          </w:rPr>
          <w:t>2.1.2</w:t>
        </w:r>
        <w:r w:rsidR="00601A93">
          <w:rPr>
            <w:rFonts w:asciiTheme="minorHAnsi" w:eastAsiaTheme="minorEastAsia" w:hAnsiTheme="minorHAnsi" w:cstheme="minorBidi"/>
            <w:noProof/>
            <w:sz w:val="22"/>
            <w:szCs w:val="22"/>
          </w:rPr>
          <w:tab/>
        </w:r>
        <w:r w:rsidR="00601A93" w:rsidRPr="00802EFD">
          <w:rPr>
            <w:rStyle w:val="Hyperlink"/>
            <w:noProof/>
            <w:lang w:val="en-GB"/>
          </w:rPr>
          <w:t>Appointments (Client)</w:t>
        </w:r>
        <w:r w:rsidR="00601A93">
          <w:rPr>
            <w:noProof/>
            <w:webHidden/>
          </w:rPr>
          <w:tab/>
        </w:r>
        <w:r w:rsidR="00601A93">
          <w:rPr>
            <w:noProof/>
            <w:webHidden/>
          </w:rPr>
          <w:fldChar w:fldCharType="begin"/>
        </w:r>
        <w:r w:rsidR="00601A93">
          <w:rPr>
            <w:noProof/>
            <w:webHidden/>
          </w:rPr>
          <w:instrText xml:space="preserve"> PAGEREF _Toc26877804 \h </w:instrText>
        </w:r>
        <w:r w:rsidR="00601A93">
          <w:rPr>
            <w:noProof/>
            <w:webHidden/>
          </w:rPr>
        </w:r>
        <w:r w:rsidR="00601A93">
          <w:rPr>
            <w:noProof/>
            <w:webHidden/>
          </w:rPr>
          <w:fldChar w:fldCharType="separate"/>
        </w:r>
        <w:r w:rsidR="00601A93">
          <w:rPr>
            <w:noProof/>
            <w:webHidden/>
          </w:rPr>
          <w:t>10</w:t>
        </w:r>
        <w:r w:rsidR="00601A93">
          <w:rPr>
            <w:noProof/>
            <w:webHidden/>
          </w:rPr>
          <w:fldChar w:fldCharType="end"/>
        </w:r>
      </w:hyperlink>
    </w:p>
    <w:p w14:paraId="59B36CC5" w14:textId="1402BDCC" w:rsidR="00601A93" w:rsidRDefault="00D50162">
      <w:pPr>
        <w:pStyle w:val="TOC2"/>
        <w:rPr>
          <w:rFonts w:asciiTheme="minorHAnsi" w:eastAsiaTheme="minorEastAsia" w:hAnsiTheme="minorHAnsi" w:cstheme="minorBidi"/>
          <w:noProof/>
          <w:sz w:val="22"/>
          <w:szCs w:val="22"/>
        </w:rPr>
      </w:pPr>
      <w:hyperlink w:anchor="_Toc26877805" w:history="1">
        <w:r w:rsidR="00601A93" w:rsidRPr="00802EFD">
          <w:rPr>
            <w:rStyle w:val="Hyperlink"/>
            <w:noProof/>
          </w:rPr>
          <w:t>2.2</w:t>
        </w:r>
        <w:r w:rsidR="00601A93">
          <w:rPr>
            <w:rFonts w:asciiTheme="minorHAnsi" w:eastAsiaTheme="minorEastAsia" w:hAnsiTheme="minorHAnsi" w:cstheme="minorBidi"/>
            <w:noProof/>
            <w:sz w:val="22"/>
            <w:szCs w:val="22"/>
          </w:rPr>
          <w:tab/>
        </w:r>
        <w:r w:rsidR="00601A93" w:rsidRPr="00802EFD">
          <w:rPr>
            <w:rStyle w:val="Hyperlink"/>
            <w:noProof/>
          </w:rPr>
          <w:t>Research</w:t>
        </w:r>
        <w:r w:rsidR="00601A93">
          <w:rPr>
            <w:noProof/>
            <w:webHidden/>
          </w:rPr>
          <w:tab/>
        </w:r>
        <w:r w:rsidR="00601A93">
          <w:rPr>
            <w:noProof/>
            <w:webHidden/>
          </w:rPr>
          <w:fldChar w:fldCharType="begin"/>
        </w:r>
        <w:r w:rsidR="00601A93">
          <w:rPr>
            <w:noProof/>
            <w:webHidden/>
          </w:rPr>
          <w:instrText xml:space="preserve"> PAGEREF _Toc26877805 \h </w:instrText>
        </w:r>
        <w:r w:rsidR="00601A93">
          <w:rPr>
            <w:noProof/>
            <w:webHidden/>
          </w:rPr>
        </w:r>
        <w:r w:rsidR="00601A93">
          <w:rPr>
            <w:noProof/>
            <w:webHidden/>
          </w:rPr>
          <w:fldChar w:fldCharType="separate"/>
        </w:r>
        <w:r w:rsidR="00601A93">
          <w:rPr>
            <w:noProof/>
            <w:webHidden/>
          </w:rPr>
          <w:t>10</w:t>
        </w:r>
        <w:r w:rsidR="00601A93">
          <w:rPr>
            <w:noProof/>
            <w:webHidden/>
          </w:rPr>
          <w:fldChar w:fldCharType="end"/>
        </w:r>
      </w:hyperlink>
    </w:p>
    <w:p w14:paraId="5360B7F4" w14:textId="2269CF21" w:rsidR="00601A93" w:rsidRDefault="00D50162">
      <w:pPr>
        <w:pStyle w:val="TOC3"/>
        <w:rPr>
          <w:rFonts w:asciiTheme="minorHAnsi" w:eastAsiaTheme="minorEastAsia" w:hAnsiTheme="minorHAnsi" w:cstheme="minorBidi"/>
          <w:noProof/>
          <w:sz w:val="22"/>
          <w:szCs w:val="22"/>
        </w:rPr>
      </w:pPr>
      <w:hyperlink w:anchor="_Toc26877806" w:history="1">
        <w:r w:rsidR="00601A93" w:rsidRPr="00802EFD">
          <w:rPr>
            <w:rStyle w:val="Hyperlink"/>
            <w:noProof/>
            <w:lang w:val="en-GB"/>
          </w:rPr>
          <w:t>2.2.1</w:t>
        </w:r>
        <w:r w:rsidR="00601A93">
          <w:rPr>
            <w:rFonts w:asciiTheme="minorHAnsi" w:eastAsiaTheme="minorEastAsia" w:hAnsiTheme="minorHAnsi" w:cstheme="minorBidi"/>
            <w:noProof/>
            <w:sz w:val="22"/>
            <w:szCs w:val="22"/>
          </w:rPr>
          <w:tab/>
        </w:r>
        <w:r w:rsidR="00601A93" w:rsidRPr="00802EFD">
          <w:rPr>
            <w:rStyle w:val="Hyperlink"/>
            <w:noProof/>
            <w:lang w:val="en-GB"/>
          </w:rPr>
          <w:t>Personalisation</w:t>
        </w:r>
        <w:r w:rsidR="00601A93">
          <w:rPr>
            <w:noProof/>
            <w:webHidden/>
          </w:rPr>
          <w:tab/>
        </w:r>
        <w:r w:rsidR="00601A93">
          <w:rPr>
            <w:noProof/>
            <w:webHidden/>
          </w:rPr>
          <w:fldChar w:fldCharType="begin"/>
        </w:r>
        <w:r w:rsidR="00601A93">
          <w:rPr>
            <w:noProof/>
            <w:webHidden/>
          </w:rPr>
          <w:instrText xml:space="preserve"> PAGEREF _Toc26877806 \h </w:instrText>
        </w:r>
        <w:r w:rsidR="00601A93">
          <w:rPr>
            <w:noProof/>
            <w:webHidden/>
          </w:rPr>
        </w:r>
        <w:r w:rsidR="00601A93">
          <w:rPr>
            <w:noProof/>
            <w:webHidden/>
          </w:rPr>
          <w:fldChar w:fldCharType="separate"/>
        </w:r>
        <w:r w:rsidR="00601A93">
          <w:rPr>
            <w:noProof/>
            <w:webHidden/>
          </w:rPr>
          <w:t>10</w:t>
        </w:r>
        <w:r w:rsidR="00601A93">
          <w:rPr>
            <w:noProof/>
            <w:webHidden/>
          </w:rPr>
          <w:fldChar w:fldCharType="end"/>
        </w:r>
      </w:hyperlink>
    </w:p>
    <w:p w14:paraId="407DE52E" w14:textId="73A6B9CB" w:rsidR="00601A93" w:rsidRDefault="00D50162">
      <w:pPr>
        <w:pStyle w:val="TOC3"/>
        <w:rPr>
          <w:rFonts w:asciiTheme="minorHAnsi" w:eastAsiaTheme="minorEastAsia" w:hAnsiTheme="minorHAnsi" w:cstheme="minorBidi"/>
          <w:noProof/>
          <w:sz w:val="22"/>
          <w:szCs w:val="22"/>
        </w:rPr>
      </w:pPr>
      <w:hyperlink w:anchor="_Toc26877807" w:history="1">
        <w:r w:rsidR="00601A93" w:rsidRPr="00802EFD">
          <w:rPr>
            <w:rStyle w:val="Hyperlink"/>
            <w:noProof/>
            <w:lang w:val="en-GB"/>
          </w:rPr>
          <w:t>2.2.2</w:t>
        </w:r>
        <w:r w:rsidR="00601A93">
          <w:rPr>
            <w:rFonts w:asciiTheme="minorHAnsi" w:eastAsiaTheme="minorEastAsia" w:hAnsiTheme="minorHAnsi" w:cstheme="minorBidi"/>
            <w:noProof/>
            <w:sz w:val="22"/>
            <w:szCs w:val="22"/>
          </w:rPr>
          <w:tab/>
        </w:r>
        <w:r w:rsidR="00601A93" w:rsidRPr="00802EFD">
          <w:rPr>
            <w:rStyle w:val="Hyperlink"/>
            <w:noProof/>
            <w:lang w:val="en-GB"/>
          </w:rPr>
          <w:t>Optimisation</w:t>
        </w:r>
        <w:r w:rsidR="00601A93">
          <w:rPr>
            <w:noProof/>
            <w:webHidden/>
          </w:rPr>
          <w:tab/>
        </w:r>
        <w:r w:rsidR="00601A93">
          <w:rPr>
            <w:noProof/>
            <w:webHidden/>
          </w:rPr>
          <w:fldChar w:fldCharType="begin"/>
        </w:r>
        <w:r w:rsidR="00601A93">
          <w:rPr>
            <w:noProof/>
            <w:webHidden/>
          </w:rPr>
          <w:instrText xml:space="preserve"> PAGEREF _Toc26877807 \h </w:instrText>
        </w:r>
        <w:r w:rsidR="00601A93">
          <w:rPr>
            <w:noProof/>
            <w:webHidden/>
          </w:rPr>
        </w:r>
        <w:r w:rsidR="00601A93">
          <w:rPr>
            <w:noProof/>
            <w:webHidden/>
          </w:rPr>
          <w:fldChar w:fldCharType="separate"/>
        </w:r>
        <w:r w:rsidR="00601A93">
          <w:rPr>
            <w:noProof/>
            <w:webHidden/>
          </w:rPr>
          <w:t>11</w:t>
        </w:r>
        <w:r w:rsidR="00601A93">
          <w:rPr>
            <w:noProof/>
            <w:webHidden/>
          </w:rPr>
          <w:fldChar w:fldCharType="end"/>
        </w:r>
      </w:hyperlink>
    </w:p>
    <w:p w14:paraId="38CDF1E0" w14:textId="3AA90402" w:rsidR="00601A93" w:rsidRDefault="00D50162">
      <w:pPr>
        <w:pStyle w:val="TOC1"/>
        <w:tabs>
          <w:tab w:val="left" w:pos="482"/>
          <w:tab w:val="right" w:leader="dot" w:pos="8636"/>
        </w:tabs>
        <w:rPr>
          <w:rFonts w:asciiTheme="minorHAnsi" w:eastAsiaTheme="minorEastAsia" w:hAnsiTheme="minorHAnsi" w:cstheme="minorBidi"/>
          <w:noProof/>
          <w:sz w:val="22"/>
          <w:szCs w:val="22"/>
        </w:rPr>
      </w:pPr>
      <w:hyperlink w:anchor="_Toc26877808" w:history="1">
        <w:r w:rsidR="00601A93" w:rsidRPr="00802EFD">
          <w:rPr>
            <w:rStyle w:val="Hyperlink"/>
            <w:noProof/>
          </w:rPr>
          <w:t>3</w:t>
        </w:r>
        <w:r w:rsidR="00601A93">
          <w:rPr>
            <w:rFonts w:asciiTheme="minorHAnsi" w:eastAsiaTheme="minorEastAsia" w:hAnsiTheme="minorHAnsi" w:cstheme="minorBidi"/>
            <w:noProof/>
            <w:sz w:val="22"/>
            <w:szCs w:val="22"/>
          </w:rPr>
          <w:tab/>
        </w:r>
        <w:r w:rsidR="00601A93" w:rsidRPr="00802EFD">
          <w:rPr>
            <w:rStyle w:val="Hyperlink"/>
            <w:noProof/>
          </w:rPr>
          <w:t>System</w:t>
        </w:r>
        <w:r w:rsidR="00601A93">
          <w:rPr>
            <w:noProof/>
            <w:webHidden/>
          </w:rPr>
          <w:tab/>
        </w:r>
        <w:r w:rsidR="00601A93">
          <w:rPr>
            <w:noProof/>
            <w:webHidden/>
          </w:rPr>
          <w:fldChar w:fldCharType="begin"/>
        </w:r>
        <w:r w:rsidR="00601A93">
          <w:rPr>
            <w:noProof/>
            <w:webHidden/>
          </w:rPr>
          <w:instrText xml:space="preserve"> PAGEREF _Toc26877808 \h </w:instrText>
        </w:r>
        <w:r w:rsidR="00601A93">
          <w:rPr>
            <w:noProof/>
            <w:webHidden/>
          </w:rPr>
        </w:r>
        <w:r w:rsidR="00601A93">
          <w:rPr>
            <w:noProof/>
            <w:webHidden/>
          </w:rPr>
          <w:fldChar w:fldCharType="separate"/>
        </w:r>
        <w:r w:rsidR="00601A93">
          <w:rPr>
            <w:noProof/>
            <w:webHidden/>
          </w:rPr>
          <w:t>13</w:t>
        </w:r>
        <w:r w:rsidR="00601A93">
          <w:rPr>
            <w:noProof/>
            <w:webHidden/>
          </w:rPr>
          <w:fldChar w:fldCharType="end"/>
        </w:r>
      </w:hyperlink>
    </w:p>
    <w:p w14:paraId="4FC4E1E2" w14:textId="3162290B" w:rsidR="00601A93" w:rsidRDefault="00D50162">
      <w:pPr>
        <w:pStyle w:val="TOC2"/>
        <w:rPr>
          <w:rFonts w:asciiTheme="minorHAnsi" w:eastAsiaTheme="minorEastAsia" w:hAnsiTheme="minorHAnsi" w:cstheme="minorBidi"/>
          <w:noProof/>
          <w:sz w:val="22"/>
          <w:szCs w:val="22"/>
        </w:rPr>
      </w:pPr>
      <w:hyperlink w:anchor="_Toc26877809" w:history="1">
        <w:r w:rsidR="00601A93" w:rsidRPr="00802EFD">
          <w:rPr>
            <w:rStyle w:val="Hyperlink"/>
            <w:noProof/>
          </w:rPr>
          <w:t>3.1</w:t>
        </w:r>
        <w:r w:rsidR="00601A93">
          <w:rPr>
            <w:rFonts w:asciiTheme="minorHAnsi" w:eastAsiaTheme="minorEastAsia" w:hAnsiTheme="minorHAnsi" w:cstheme="minorBidi"/>
            <w:noProof/>
            <w:sz w:val="22"/>
            <w:szCs w:val="22"/>
          </w:rPr>
          <w:tab/>
        </w:r>
        <w:r w:rsidR="00601A93" w:rsidRPr="00802EFD">
          <w:rPr>
            <w:rStyle w:val="Hyperlink"/>
            <w:noProof/>
          </w:rPr>
          <w:t>Requirements</w:t>
        </w:r>
        <w:r w:rsidR="00601A93">
          <w:rPr>
            <w:noProof/>
            <w:webHidden/>
          </w:rPr>
          <w:tab/>
        </w:r>
        <w:r w:rsidR="00601A93">
          <w:rPr>
            <w:noProof/>
            <w:webHidden/>
          </w:rPr>
          <w:fldChar w:fldCharType="begin"/>
        </w:r>
        <w:r w:rsidR="00601A93">
          <w:rPr>
            <w:noProof/>
            <w:webHidden/>
          </w:rPr>
          <w:instrText xml:space="preserve"> PAGEREF _Toc26877809 \h </w:instrText>
        </w:r>
        <w:r w:rsidR="00601A93">
          <w:rPr>
            <w:noProof/>
            <w:webHidden/>
          </w:rPr>
        </w:r>
        <w:r w:rsidR="00601A93">
          <w:rPr>
            <w:noProof/>
            <w:webHidden/>
          </w:rPr>
          <w:fldChar w:fldCharType="separate"/>
        </w:r>
        <w:r w:rsidR="00601A93">
          <w:rPr>
            <w:noProof/>
            <w:webHidden/>
          </w:rPr>
          <w:t>13</w:t>
        </w:r>
        <w:r w:rsidR="00601A93">
          <w:rPr>
            <w:noProof/>
            <w:webHidden/>
          </w:rPr>
          <w:fldChar w:fldCharType="end"/>
        </w:r>
      </w:hyperlink>
    </w:p>
    <w:p w14:paraId="4F1A8E31" w14:textId="207F4C40" w:rsidR="00601A93" w:rsidRDefault="00D50162">
      <w:pPr>
        <w:pStyle w:val="TOC3"/>
        <w:rPr>
          <w:rFonts w:asciiTheme="minorHAnsi" w:eastAsiaTheme="minorEastAsia" w:hAnsiTheme="minorHAnsi" w:cstheme="minorBidi"/>
          <w:noProof/>
          <w:sz w:val="22"/>
          <w:szCs w:val="22"/>
        </w:rPr>
      </w:pPr>
      <w:hyperlink w:anchor="_Toc26877810" w:history="1">
        <w:r w:rsidR="00601A93" w:rsidRPr="00802EFD">
          <w:rPr>
            <w:rStyle w:val="Hyperlink"/>
            <w:noProof/>
          </w:rPr>
          <w:t>3.1.1</w:t>
        </w:r>
        <w:r w:rsidR="00601A93">
          <w:rPr>
            <w:rFonts w:asciiTheme="minorHAnsi" w:eastAsiaTheme="minorEastAsia" w:hAnsiTheme="minorHAnsi" w:cstheme="minorBidi"/>
            <w:noProof/>
            <w:sz w:val="22"/>
            <w:szCs w:val="22"/>
          </w:rPr>
          <w:tab/>
        </w:r>
        <w:r w:rsidR="00601A93" w:rsidRPr="00802EFD">
          <w:rPr>
            <w:rStyle w:val="Hyperlink"/>
            <w:noProof/>
          </w:rPr>
          <w:t>Functional requirements</w:t>
        </w:r>
        <w:r w:rsidR="00601A93">
          <w:rPr>
            <w:noProof/>
            <w:webHidden/>
          </w:rPr>
          <w:tab/>
        </w:r>
        <w:r w:rsidR="00601A93">
          <w:rPr>
            <w:noProof/>
            <w:webHidden/>
          </w:rPr>
          <w:fldChar w:fldCharType="begin"/>
        </w:r>
        <w:r w:rsidR="00601A93">
          <w:rPr>
            <w:noProof/>
            <w:webHidden/>
          </w:rPr>
          <w:instrText xml:space="preserve"> PAGEREF _Toc26877810 \h </w:instrText>
        </w:r>
        <w:r w:rsidR="00601A93">
          <w:rPr>
            <w:noProof/>
            <w:webHidden/>
          </w:rPr>
        </w:r>
        <w:r w:rsidR="00601A93">
          <w:rPr>
            <w:noProof/>
            <w:webHidden/>
          </w:rPr>
          <w:fldChar w:fldCharType="separate"/>
        </w:r>
        <w:r w:rsidR="00601A93">
          <w:rPr>
            <w:noProof/>
            <w:webHidden/>
          </w:rPr>
          <w:t>13</w:t>
        </w:r>
        <w:r w:rsidR="00601A93">
          <w:rPr>
            <w:noProof/>
            <w:webHidden/>
          </w:rPr>
          <w:fldChar w:fldCharType="end"/>
        </w:r>
      </w:hyperlink>
    </w:p>
    <w:p w14:paraId="48CDC7A4" w14:textId="1B2AC59D" w:rsidR="00601A93" w:rsidRDefault="00D50162">
      <w:pPr>
        <w:pStyle w:val="TOC3"/>
        <w:rPr>
          <w:rFonts w:asciiTheme="minorHAnsi" w:eastAsiaTheme="minorEastAsia" w:hAnsiTheme="minorHAnsi" w:cstheme="minorBidi"/>
          <w:noProof/>
          <w:sz w:val="22"/>
          <w:szCs w:val="22"/>
        </w:rPr>
      </w:pPr>
      <w:hyperlink w:anchor="_Toc26877933" w:history="1">
        <w:r w:rsidR="00601A93" w:rsidRPr="00802EFD">
          <w:rPr>
            <w:rStyle w:val="Hyperlink"/>
            <w:noProof/>
          </w:rPr>
          <w:t>3.1.2</w:t>
        </w:r>
        <w:r w:rsidR="00601A93">
          <w:rPr>
            <w:rFonts w:asciiTheme="minorHAnsi" w:eastAsiaTheme="minorEastAsia" w:hAnsiTheme="minorHAnsi" w:cstheme="minorBidi"/>
            <w:noProof/>
            <w:sz w:val="22"/>
            <w:szCs w:val="22"/>
          </w:rPr>
          <w:tab/>
        </w:r>
        <w:r w:rsidR="00601A93" w:rsidRPr="00802EFD">
          <w:rPr>
            <w:rStyle w:val="Hyperlink"/>
            <w:noProof/>
          </w:rPr>
          <w:t>Requirement 1: Create Schedule</w:t>
        </w:r>
        <w:r w:rsidR="00601A93">
          <w:rPr>
            <w:noProof/>
            <w:webHidden/>
          </w:rPr>
          <w:tab/>
        </w:r>
        <w:r w:rsidR="00601A93">
          <w:rPr>
            <w:noProof/>
            <w:webHidden/>
          </w:rPr>
          <w:fldChar w:fldCharType="begin"/>
        </w:r>
        <w:r w:rsidR="00601A93">
          <w:rPr>
            <w:noProof/>
            <w:webHidden/>
          </w:rPr>
          <w:instrText xml:space="preserve"> PAGEREF _Toc26877933 \h </w:instrText>
        </w:r>
        <w:r w:rsidR="00601A93">
          <w:rPr>
            <w:noProof/>
            <w:webHidden/>
          </w:rPr>
        </w:r>
        <w:r w:rsidR="00601A93">
          <w:rPr>
            <w:noProof/>
            <w:webHidden/>
          </w:rPr>
          <w:fldChar w:fldCharType="separate"/>
        </w:r>
        <w:r w:rsidR="00601A93">
          <w:rPr>
            <w:noProof/>
            <w:webHidden/>
          </w:rPr>
          <w:t>14</w:t>
        </w:r>
        <w:r w:rsidR="00601A93">
          <w:rPr>
            <w:noProof/>
            <w:webHidden/>
          </w:rPr>
          <w:fldChar w:fldCharType="end"/>
        </w:r>
      </w:hyperlink>
    </w:p>
    <w:p w14:paraId="1970B041" w14:textId="400E702D" w:rsidR="00601A93" w:rsidRDefault="00D50162">
      <w:pPr>
        <w:pStyle w:val="TOC3"/>
        <w:rPr>
          <w:rFonts w:asciiTheme="minorHAnsi" w:eastAsiaTheme="minorEastAsia" w:hAnsiTheme="minorHAnsi" w:cstheme="minorBidi"/>
          <w:noProof/>
          <w:sz w:val="22"/>
          <w:szCs w:val="22"/>
        </w:rPr>
      </w:pPr>
      <w:hyperlink w:anchor="_Toc26877934" w:history="1">
        <w:r w:rsidR="00601A93" w:rsidRPr="00802EFD">
          <w:rPr>
            <w:rStyle w:val="Hyperlink"/>
            <w:noProof/>
          </w:rPr>
          <w:t>3.1.3</w:t>
        </w:r>
        <w:r w:rsidR="00601A93">
          <w:rPr>
            <w:rFonts w:asciiTheme="minorHAnsi" w:eastAsiaTheme="minorEastAsia" w:hAnsiTheme="minorHAnsi" w:cstheme="minorBidi"/>
            <w:noProof/>
            <w:sz w:val="22"/>
            <w:szCs w:val="22"/>
          </w:rPr>
          <w:tab/>
        </w:r>
        <w:r w:rsidR="00601A93" w:rsidRPr="00802EFD">
          <w:rPr>
            <w:rStyle w:val="Hyperlink"/>
            <w:noProof/>
          </w:rPr>
          <w:t>Requirement 2: Book appointment</w:t>
        </w:r>
        <w:r w:rsidR="00601A93">
          <w:rPr>
            <w:noProof/>
            <w:webHidden/>
          </w:rPr>
          <w:tab/>
        </w:r>
        <w:r w:rsidR="00601A93">
          <w:rPr>
            <w:noProof/>
            <w:webHidden/>
          </w:rPr>
          <w:fldChar w:fldCharType="begin"/>
        </w:r>
        <w:r w:rsidR="00601A93">
          <w:rPr>
            <w:noProof/>
            <w:webHidden/>
          </w:rPr>
          <w:instrText xml:space="preserve"> PAGEREF _Toc26877934 \h </w:instrText>
        </w:r>
        <w:r w:rsidR="00601A93">
          <w:rPr>
            <w:noProof/>
            <w:webHidden/>
          </w:rPr>
        </w:r>
        <w:r w:rsidR="00601A93">
          <w:rPr>
            <w:noProof/>
            <w:webHidden/>
          </w:rPr>
          <w:fldChar w:fldCharType="separate"/>
        </w:r>
        <w:r w:rsidR="00601A93">
          <w:rPr>
            <w:noProof/>
            <w:webHidden/>
          </w:rPr>
          <w:t>16</w:t>
        </w:r>
        <w:r w:rsidR="00601A93">
          <w:rPr>
            <w:noProof/>
            <w:webHidden/>
          </w:rPr>
          <w:fldChar w:fldCharType="end"/>
        </w:r>
      </w:hyperlink>
    </w:p>
    <w:p w14:paraId="132660A4" w14:textId="0BA5038C" w:rsidR="00601A93" w:rsidRDefault="00D50162">
      <w:pPr>
        <w:pStyle w:val="TOC3"/>
        <w:rPr>
          <w:rFonts w:asciiTheme="minorHAnsi" w:eastAsiaTheme="minorEastAsia" w:hAnsiTheme="minorHAnsi" w:cstheme="minorBidi"/>
          <w:noProof/>
          <w:sz w:val="22"/>
          <w:szCs w:val="22"/>
        </w:rPr>
      </w:pPr>
      <w:hyperlink w:anchor="_Toc26877935" w:history="1">
        <w:r w:rsidR="00601A93" w:rsidRPr="00802EFD">
          <w:rPr>
            <w:rStyle w:val="Hyperlink"/>
            <w:noProof/>
          </w:rPr>
          <w:t>3.1.4</w:t>
        </w:r>
        <w:r w:rsidR="00601A93">
          <w:rPr>
            <w:rFonts w:asciiTheme="minorHAnsi" w:eastAsiaTheme="minorEastAsia" w:hAnsiTheme="minorHAnsi" w:cstheme="minorBidi"/>
            <w:noProof/>
            <w:sz w:val="22"/>
            <w:szCs w:val="22"/>
          </w:rPr>
          <w:tab/>
        </w:r>
        <w:r w:rsidR="00601A93" w:rsidRPr="00802EFD">
          <w:rPr>
            <w:rStyle w:val="Hyperlink"/>
            <w:noProof/>
          </w:rPr>
          <w:t>Requirement 3: Review Artist</w:t>
        </w:r>
        <w:r w:rsidR="00601A93">
          <w:rPr>
            <w:noProof/>
            <w:webHidden/>
          </w:rPr>
          <w:tab/>
        </w:r>
        <w:r w:rsidR="00601A93">
          <w:rPr>
            <w:noProof/>
            <w:webHidden/>
          </w:rPr>
          <w:fldChar w:fldCharType="begin"/>
        </w:r>
        <w:r w:rsidR="00601A93">
          <w:rPr>
            <w:noProof/>
            <w:webHidden/>
          </w:rPr>
          <w:instrText xml:space="preserve"> PAGEREF _Toc26877935 \h </w:instrText>
        </w:r>
        <w:r w:rsidR="00601A93">
          <w:rPr>
            <w:noProof/>
            <w:webHidden/>
          </w:rPr>
        </w:r>
        <w:r w:rsidR="00601A93">
          <w:rPr>
            <w:noProof/>
            <w:webHidden/>
          </w:rPr>
          <w:fldChar w:fldCharType="separate"/>
        </w:r>
        <w:r w:rsidR="00601A93">
          <w:rPr>
            <w:noProof/>
            <w:webHidden/>
          </w:rPr>
          <w:t>20</w:t>
        </w:r>
        <w:r w:rsidR="00601A93">
          <w:rPr>
            <w:noProof/>
            <w:webHidden/>
          </w:rPr>
          <w:fldChar w:fldCharType="end"/>
        </w:r>
      </w:hyperlink>
    </w:p>
    <w:p w14:paraId="425641CE" w14:textId="4BFD89C5" w:rsidR="00601A93" w:rsidRDefault="00D50162">
      <w:pPr>
        <w:pStyle w:val="TOC3"/>
        <w:rPr>
          <w:rFonts w:asciiTheme="minorHAnsi" w:eastAsiaTheme="minorEastAsia" w:hAnsiTheme="minorHAnsi" w:cstheme="minorBidi"/>
          <w:noProof/>
          <w:sz w:val="22"/>
          <w:szCs w:val="22"/>
        </w:rPr>
      </w:pPr>
      <w:hyperlink w:anchor="_Toc26877936" w:history="1">
        <w:r w:rsidR="00601A93" w:rsidRPr="00802EFD">
          <w:rPr>
            <w:rStyle w:val="Hyperlink"/>
            <w:noProof/>
          </w:rPr>
          <w:t>3.1.5</w:t>
        </w:r>
        <w:r w:rsidR="00601A93">
          <w:rPr>
            <w:rFonts w:asciiTheme="minorHAnsi" w:eastAsiaTheme="minorEastAsia" w:hAnsiTheme="minorHAnsi" w:cstheme="minorBidi"/>
            <w:noProof/>
            <w:sz w:val="22"/>
            <w:szCs w:val="22"/>
          </w:rPr>
          <w:tab/>
        </w:r>
        <w:r w:rsidR="00601A93" w:rsidRPr="00802EFD">
          <w:rPr>
            <w:rStyle w:val="Hyperlink"/>
            <w:noProof/>
          </w:rPr>
          <w:t>Requirement 4: Message user</w:t>
        </w:r>
        <w:r w:rsidR="00601A93">
          <w:rPr>
            <w:noProof/>
            <w:webHidden/>
          </w:rPr>
          <w:tab/>
        </w:r>
        <w:r w:rsidR="00601A93">
          <w:rPr>
            <w:noProof/>
            <w:webHidden/>
          </w:rPr>
          <w:fldChar w:fldCharType="begin"/>
        </w:r>
        <w:r w:rsidR="00601A93">
          <w:rPr>
            <w:noProof/>
            <w:webHidden/>
          </w:rPr>
          <w:instrText xml:space="preserve"> PAGEREF _Toc26877936 \h </w:instrText>
        </w:r>
        <w:r w:rsidR="00601A93">
          <w:rPr>
            <w:noProof/>
            <w:webHidden/>
          </w:rPr>
        </w:r>
        <w:r w:rsidR="00601A93">
          <w:rPr>
            <w:noProof/>
            <w:webHidden/>
          </w:rPr>
          <w:fldChar w:fldCharType="separate"/>
        </w:r>
        <w:r w:rsidR="00601A93">
          <w:rPr>
            <w:noProof/>
            <w:webHidden/>
          </w:rPr>
          <w:t>22</w:t>
        </w:r>
        <w:r w:rsidR="00601A93">
          <w:rPr>
            <w:noProof/>
            <w:webHidden/>
          </w:rPr>
          <w:fldChar w:fldCharType="end"/>
        </w:r>
      </w:hyperlink>
    </w:p>
    <w:p w14:paraId="02274798" w14:textId="1A48D325" w:rsidR="00601A93" w:rsidRDefault="00D50162">
      <w:pPr>
        <w:pStyle w:val="TOC3"/>
        <w:rPr>
          <w:rFonts w:asciiTheme="minorHAnsi" w:eastAsiaTheme="minorEastAsia" w:hAnsiTheme="minorHAnsi" w:cstheme="minorBidi"/>
          <w:noProof/>
          <w:sz w:val="22"/>
          <w:szCs w:val="22"/>
        </w:rPr>
      </w:pPr>
      <w:hyperlink w:anchor="_Toc26877937" w:history="1">
        <w:r w:rsidR="00601A93" w:rsidRPr="00802EFD">
          <w:rPr>
            <w:rStyle w:val="Hyperlink"/>
            <w:noProof/>
          </w:rPr>
          <w:t>3.1.6</w:t>
        </w:r>
        <w:r w:rsidR="00601A93">
          <w:rPr>
            <w:rFonts w:asciiTheme="minorHAnsi" w:eastAsiaTheme="minorEastAsia" w:hAnsiTheme="minorHAnsi" w:cstheme="minorBidi"/>
            <w:noProof/>
            <w:sz w:val="22"/>
            <w:szCs w:val="22"/>
          </w:rPr>
          <w:tab/>
        </w:r>
        <w:r w:rsidR="00601A93" w:rsidRPr="00802EFD">
          <w:rPr>
            <w:rStyle w:val="Hyperlink"/>
            <w:noProof/>
          </w:rPr>
          <w:t>Requirement 5: Create automated appointment</w:t>
        </w:r>
        <w:r w:rsidR="00601A93">
          <w:rPr>
            <w:noProof/>
            <w:webHidden/>
          </w:rPr>
          <w:tab/>
        </w:r>
        <w:r w:rsidR="00601A93">
          <w:rPr>
            <w:noProof/>
            <w:webHidden/>
          </w:rPr>
          <w:fldChar w:fldCharType="begin"/>
        </w:r>
        <w:r w:rsidR="00601A93">
          <w:rPr>
            <w:noProof/>
            <w:webHidden/>
          </w:rPr>
          <w:instrText xml:space="preserve"> PAGEREF _Toc26877937 \h </w:instrText>
        </w:r>
        <w:r w:rsidR="00601A93">
          <w:rPr>
            <w:noProof/>
            <w:webHidden/>
          </w:rPr>
        </w:r>
        <w:r w:rsidR="00601A93">
          <w:rPr>
            <w:noProof/>
            <w:webHidden/>
          </w:rPr>
          <w:fldChar w:fldCharType="separate"/>
        </w:r>
        <w:r w:rsidR="00601A93">
          <w:rPr>
            <w:noProof/>
            <w:webHidden/>
          </w:rPr>
          <w:t>25</w:t>
        </w:r>
        <w:r w:rsidR="00601A93">
          <w:rPr>
            <w:noProof/>
            <w:webHidden/>
          </w:rPr>
          <w:fldChar w:fldCharType="end"/>
        </w:r>
      </w:hyperlink>
    </w:p>
    <w:p w14:paraId="37F237D5" w14:textId="6BB99E86" w:rsidR="00601A93" w:rsidRDefault="00D50162">
      <w:pPr>
        <w:pStyle w:val="TOC2"/>
        <w:rPr>
          <w:rFonts w:asciiTheme="minorHAnsi" w:eastAsiaTheme="minorEastAsia" w:hAnsiTheme="minorHAnsi" w:cstheme="minorBidi"/>
          <w:noProof/>
          <w:sz w:val="22"/>
          <w:szCs w:val="22"/>
        </w:rPr>
      </w:pPr>
      <w:hyperlink w:anchor="_Toc26877938" w:history="1">
        <w:r w:rsidR="00601A93" w:rsidRPr="00802EFD">
          <w:rPr>
            <w:rStyle w:val="Hyperlink"/>
            <w:noProof/>
          </w:rPr>
          <w:t>3.2</w:t>
        </w:r>
        <w:r w:rsidR="00601A93">
          <w:rPr>
            <w:rFonts w:asciiTheme="minorHAnsi" w:eastAsiaTheme="minorEastAsia" w:hAnsiTheme="minorHAnsi" w:cstheme="minorBidi"/>
            <w:noProof/>
            <w:sz w:val="22"/>
            <w:szCs w:val="22"/>
          </w:rPr>
          <w:tab/>
        </w:r>
        <w:r w:rsidR="00601A93" w:rsidRPr="00802EFD">
          <w:rPr>
            <w:rStyle w:val="Hyperlink"/>
            <w:noProof/>
          </w:rPr>
          <w:t>Non-Functional Requirements</w:t>
        </w:r>
        <w:r w:rsidR="00601A93">
          <w:rPr>
            <w:noProof/>
            <w:webHidden/>
          </w:rPr>
          <w:tab/>
        </w:r>
        <w:r w:rsidR="00601A93">
          <w:rPr>
            <w:noProof/>
            <w:webHidden/>
          </w:rPr>
          <w:fldChar w:fldCharType="begin"/>
        </w:r>
        <w:r w:rsidR="00601A93">
          <w:rPr>
            <w:noProof/>
            <w:webHidden/>
          </w:rPr>
          <w:instrText xml:space="preserve"> PAGEREF _Toc26877938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6254C743" w14:textId="46A422FA" w:rsidR="00601A93" w:rsidRDefault="00D50162">
      <w:pPr>
        <w:pStyle w:val="TOC3"/>
        <w:rPr>
          <w:rFonts w:asciiTheme="minorHAnsi" w:eastAsiaTheme="minorEastAsia" w:hAnsiTheme="minorHAnsi" w:cstheme="minorBidi"/>
          <w:noProof/>
          <w:sz w:val="22"/>
          <w:szCs w:val="22"/>
        </w:rPr>
      </w:pPr>
      <w:hyperlink w:anchor="_Toc26877939" w:history="1">
        <w:r w:rsidR="00601A93" w:rsidRPr="00802EFD">
          <w:rPr>
            <w:rStyle w:val="Hyperlink"/>
            <w:noProof/>
          </w:rPr>
          <w:t>3.2.1</w:t>
        </w:r>
        <w:r w:rsidR="00601A93">
          <w:rPr>
            <w:rFonts w:asciiTheme="minorHAnsi" w:eastAsiaTheme="minorEastAsia" w:hAnsiTheme="minorHAnsi" w:cstheme="minorBidi"/>
            <w:noProof/>
            <w:sz w:val="22"/>
            <w:szCs w:val="22"/>
          </w:rPr>
          <w:tab/>
        </w:r>
        <w:r w:rsidR="00601A93" w:rsidRPr="00802EFD">
          <w:rPr>
            <w:rStyle w:val="Hyperlink"/>
            <w:noProof/>
          </w:rPr>
          <w:t>Performance/Response time requirement</w:t>
        </w:r>
        <w:r w:rsidR="00601A93">
          <w:rPr>
            <w:noProof/>
            <w:webHidden/>
          </w:rPr>
          <w:tab/>
        </w:r>
        <w:r w:rsidR="00601A93">
          <w:rPr>
            <w:noProof/>
            <w:webHidden/>
          </w:rPr>
          <w:fldChar w:fldCharType="begin"/>
        </w:r>
        <w:r w:rsidR="00601A93">
          <w:rPr>
            <w:noProof/>
            <w:webHidden/>
          </w:rPr>
          <w:instrText xml:space="preserve"> PAGEREF _Toc26877939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696D40DC" w14:textId="29F2FB30" w:rsidR="00601A93" w:rsidRDefault="00D50162">
      <w:pPr>
        <w:pStyle w:val="TOC3"/>
        <w:rPr>
          <w:rFonts w:asciiTheme="minorHAnsi" w:eastAsiaTheme="minorEastAsia" w:hAnsiTheme="minorHAnsi" w:cstheme="minorBidi"/>
          <w:noProof/>
          <w:sz w:val="22"/>
          <w:szCs w:val="22"/>
        </w:rPr>
      </w:pPr>
      <w:hyperlink w:anchor="_Toc26877940" w:history="1">
        <w:r w:rsidR="00601A93" w:rsidRPr="00802EFD">
          <w:rPr>
            <w:rStyle w:val="Hyperlink"/>
            <w:noProof/>
          </w:rPr>
          <w:t>3.2.2</w:t>
        </w:r>
        <w:r w:rsidR="00601A93">
          <w:rPr>
            <w:rFonts w:asciiTheme="minorHAnsi" w:eastAsiaTheme="minorEastAsia" w:hAnsiTheme="minorHAnsi" w:cstheme="minorBidi"/>
            <w:noProof/>
            <w:sz w:val="22"/>
            <w:szCs w:val="22"/>
          </w:rPr>
          <w:tab/>
        </w:r>
        <w:r w:rsidR="00601A93" w:rsidRPr="00802EFD">
          <w:rPr>
            <w:rStyle w:val="Hyperlink"/>
            <w:noProof/>
          </w:rPr>
          <w:t>Availability requirement</w:t>
        </w:r>
        <w:r w:rsidR="00601A93">
          <w:rPr>
            <w:noProof/>
            <w:webHidden/>
          </w:rPr>
          <w:tab/>
        </w:r>
        <w:r w:rsidR="00601A93">
          <w:rPr>
            <w:noProof/>
            <w:webHidden/>
          </w:rPr>
          <w:fldChar w:fldCharType="begin"/>
        </w:r>
        <w:r w:rsidR="00601A93">
          <w:rPr>
            <w:noProof/>
            <w:webHidden/>
          </w:rPr>
          <w:instrText xml:space="preserve"> PAGEREF _Toc26877940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1F5E2ADD" w14:textId="1E9920FA" w:rsidR="00601A93" w:rsidRDefault="00D50162">
      <w:pPr>
        <w:pStyle w:val="TOC3"/>
        <w:rPr>
          <w:rFonts w:asciiTheme="minorHAnsi" w:eastAsiaTheme="minorEastAsia" w:hAnsiTheme="minorHAnsi" w:cstheme="minorBidi"/>
          <w:noProof/>
          <w:sz w:val="22"/>
          <w:szCs w:val="22"/>
        </w:rPr>
      </w:pPr>
      <w:hyperlink w:anchor="_Toc26877941" w:history="1">
        <w:r w:rsidR="00601A93" w:rsidRPr="00802EFD">
          <w:rPr>
            <w:rStyle w:val="Hyperlink"/>
            <w:noProof/>
          </w:rPr>
          <w:t>3.2.3</w:t>
        </w:r>
        <w:r w:rsidR="00601A93">
          <w:rPr>
            <w:rFonts w:asciiTheme="minorHAnsi" w:eastAsiaTheme="minorEastAsia" w:hAnsiTheme="minorHAnsi" w:cstheme="minorBidi"/>
            <w:noProof/>
            <w:sz w:val="22"/>
            <w:szCs w:val="22"/>
          </w:rPr>
          <w:tab/>
        </w:r>
        <w:r w:rsidR="00601A93" w:rsidRPr="00802EFD">
          <w:rPr>
            <w:rStyle w:val="Hyperlink"/>
            <w:noProof/>
          </w:rPr>
          <w:t>Recoverability requirement</w:t>
        </w:r>
        <w:r w:rsidR="00601A93">
          <w:rPr>
            <w:noProof/>
            <w:webHidden/>
          </w:rPr>
          <w:tab/>
        </w:r>
        <w:r w:rsidR="00601A93">
          <w:rPr>
            <w:noProof/>
            <w:webHidden/>
          </w:rPr>
          <w:fldChar w:fldCharType="begin"/>
        </w:r>
        <w:r w:rsidR="00601A93">
          <w:rPr>
            <w:noProof/>
            <w:webHidden/>
          </w:rPr>
          <w:instrText xml:space="preserve"> PAGEREF _Toc26877941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7A9F2C2F" w14:textId="376A04CD" w:rsidR="00601A93" w:rsidRDefault="00D50162">
      <w:pPr>
        <w:pStyle w:val="TOC3"/>
        <w:rPr>
          <w:rFonts w:asciiTheme="minorHAnsi" w:eastAsiaTheme="minorEastAsia" w:hAnsiTheme="minorHAnsi" w:cstheme="minorBidi"/>
          <w:noProof/>
          <w:sz w:val="22"/>
          <w:szCs w:val="22"/>
        </w:rPr>
      </w:pPr>
      <w:hyperlink w:anchor="_Toc26877942" w:history="1">
        <w:r w:rsidR="00601A93" w:rsidRPr="00802EFD">
          <w:rPr>
            <w:rStyle w:val="Hyperlink"/>
            <w:noProof/>
          </w:rPr>
          <w:t>3.2.4</w:t>
        </w:r>
        <w:r w:rsidR="00601A93">
          <w:rPr>
            <w:rFonts w:asciiTheme="minorHAnsi" w:eastAsiaTheme="minorEastAsia" w:hAnsiTheme="minorHAnsi" w:cstheme="minorBidi"/>
            <w:noProof/>
            <w:sz w:val="22"/>
            <w:szCs w:val="22"/>
          </w:rPr>
          <w:tab/>
        </w:r>
        <w:r w:rsidR="00601A93" w:rsidRPr="00802EFD">
          <w:rPr>
            <w:rStyle w:val="Hyperlink"/>
            <w:noProof/>
          </w:rPr>
          <w:t>Security requirement</w:t>
        </w:r>
        <w:r w:rsidR="00601A93">
          <w:rPr>
            <w:noProof/>
            <w:webHidden/>
          </w:rPr>
          <w:tab/>
        </w:r>
        <w:r w:rsidR="00601A93">
          <w:rPr>
            <w:noProof/>
            <w:webHidden/>
          </w:rPr>
          <w:fldChar w:fldCharType="begin"/>
        </w:r>
        <w:r w:rsidR="00601A93">
          <w:rPr>
            <w:noProof/>
            <w:webHidden/>
          </w:rPr>
          <w:instrText xml:space="preserve"> PAGEREF _Toc26877942 \h </w:instrText>
        </w:r>
        <w:r w:rsidR="00601A93">
          <w:rPr>
            <w:noProof/>
            <w:webHidden/>
          </w:rPr>
        </w:r>
        <w:r w:rsidR="00601A93">
          <w:rPr>
            <w:noProof/>
            <w:webHidden/>
          </w:rPr>
          <w:fldChar w:fldCharType="separate"/>
        </w:r>
        <w:r w:rsidR="00601A93">
          <w:rPr>
            <w:noProof/>
            <w:webHidden/>
          </w:rPr>
          <w:t>27</w:t>
        </w:r>
        <w:r w:rsidR="00601A93">
          <w:rPr>
            <w:noProof/>
            <w:webHidden/>
          </w:rPr>
          <w:fldChar w:fldCharType="end"/>
        </w:r>
      </w:hyperlink>
    </w:p>
    <w:p w14:paraId="476F075A" w14:textId="285ED199" w:rsidR="00601A93" w:rsidRDefault="00D50162">
      <w:pPr>
        <w:pStyle w:val="TOC1"/>
        <w:tabs>
          <w:tab w:val="left" w:pos="482"/>
          <w:tab w:val="right" w:leader="dot" w:pos="8636"/>
        </w:tabs>
        <w:rPr>
          <w:rFonts w:asciiTheme="minorHAnsi" w:eastAsiaTheme="minorEastAsia" w:hAnsiTheme="minorHAnsi" w:cstheme="minorBidi"/>
          <w:noProof/>
          <w:sz w:val="22"/>
          <w:szCs w:val="22"/>
        </w:rPr>
      </w:pPr>
      <w:hyperlink w:anchor="_Toc26877943" w:history="1">
        <w:r w:rsidR="00601A93" w:rsidRPr="00802EFD">
          <w:rPr>
            <w:rStyle w:val="Hyperlink"/>
            <w:noProof/>
          </w:rPr>
          <w:t>4</w:t>
        </w:r>
        <w:r w:rsidR="00601A93">
          <w:rPr>
            <w:rFonts w:asciiTheme="minorHAnsi" w:eastAsiaTheme="minorEastAsia" w:hAnsiTheme="minorHAnsi" w:cstheme="minorBidi"/>
            <w:noProof/>
            <w:sz w:val="22"/>
            <w:szCs w:val="22"/>
          </w:rPr>
          <w:tab/>
        </w:r>
        <w:r w:rsidR="00601A93" w:rsidRPr="00802EFD">
          <w:rPr>
            <w:rStyle w:val="Hyperlink"/>
            <w:noProof/>
          </w:rPr>
          <w:t>Design</w:t>
        </w:r>
        <w:r w:rsidR="00601A93">
          <w:rPr>
            <w:noProof/>
            <w:webHidden/>
          </w:rPr>
          <w:tab/>
        </w:r>
        <w:r w:rsidR="00601A93">
          <w:rPr>
            <w:noProof/>
            <w:webHidden/>
          </w:rPr>
          <w:fldChar w:fldCharType="begin"/>
        </w:r>
        <w:r w:rsidR="00601A93">
          <w:rPr>
            <w:noProof/>
            <w:webHidden/>
          </w:rPr>
          <w:instrText xml:space="preserve"> PAGEREF _Toc26877943 \h </w:instrText>
        </w:r>
        <w:r w:rsidR="00601A93">
          <w:rPr>
            <w:noProof/>
            <w:webHidden/>
          </w:rPr>
        </w:r>
        <w:r w:rsidR="00601A93">
          <w:rPr>
            <w:noProof/>
            <w:webHidden/>
          </w:rPr>
          <w:fldChar w:fldCharType="separate"/>
        </w:r>
        <w:r w:rsidR="00601A93">
          <w:rPr>
            <w:noProof/>
            <w:webHidden/>
          </w:rPr>
          <w:t>28</w:t>
        </w:r>
        <w:r w:rsidR="00601A93">
          <w:rPr>
            <w:noProof/>
            <w:webHidden/>
          </w:rPr>
          <w:fldChar w:fldCharType="end"/>
        </w:r>
      </w:hyperlink>
    </w:p>
    <w:p w14:paraId="0979E057" w14:textId="5AD506A5" w:rsidR="00601A93" w:rsidRDefault="00D50162">
      <w:pPr>
        <w:pStyle w:val="TOC2"/>
        <w:rPr>
          <w:rFonts w:asciiTheme="minorHAnsi" w:eastAsiaTheme="minorEastAsia" w:hAnsiTheme="minorHAnsi" w:cstheme="minorBidi"/>
          <w:noProof/>
          <w:sz w:val="22"/>
          <w:szCs w:val="22"/>
        </w:rPr>
      </w:pPr>
      <w:hyperlink w:anchor="_Toc26877944" w:history="1">
        <w:r w:rsidR="00601A93" w:rsidRPr="00802EFD">
          <w:rPr>
            <w:rStyle w:val="Hyperlink"/>
            <w:noProof/>
          </w:rPr>
          <w:t>4.1</w:t>
        </w:r>
        <w:r w:rsidR="00601A93">
          <w:rPr>
            <w:rFonts w:asciiTheme="minorHAnsi" w:eastAsiaTheme="minorEastAsia" w:hAnsiTheme="minorHAnsi" w:cstheme="minorBidi"/>
            <w:noProof/>
            <w:sz w:val="22"/>
            <w:szCs w:val="22"/>
          </w:rPr>
          <w:tab/>
        </w:r>
        <w:r w:rsidR="00601A93" w:rsidRPr="00802EFD">
          <w:rPr>
            <w:rStyle w:val="Hyperlink"/>
            <w:noProof/>
          </w:rPr>
          <w:t>System Architecture</w:t>
        </w:r>
        <w:r w:rsidR="00601A93">
          <w:rPr>
            <w:noProof/>
            <w:webHidden/>
          </w:rPr>
          <w:tab/>
        </w:r>
        <w:r w:rsidR="00601A93">
          <w:rPr>
            <w:noProof/>
            <w:webHidden/>
          </w:rPr>
          <w:fldChar w:fldCharType="begin"/>
        </w:r>
        <w:r w:rsidR="00601A93">
          <w:rPr>
            <w:noProof/>
            <w:webHidden/>
          </w:rPr>
          <w:instrText xml:space="preserve"> PAGEREF _Toc26877944 \h </w:instrText>
        </w:r>
        <w:r w:rsidR="00601A93">
          <w:rPr>
            <w:noProof/>
            <w:webHidden/>
          </w:rPr>
        </w:r>
        <w:r w:rsidR="00601A93">
          <w:rPr>
            <w:noProof/>
            <w:webHidden/>
          </w:rPr>
          <w:fldChar w:fldCharType="separate"/>
        </w:r>
        <w:r w:rsidR="00601A93">
          <w:rPr>
            <w:noProof/>
            <w:webHidden/>
          </w:rPr>
          <w:t>28</w:t>
        </w:r>
        <w:r w:rsidR="00601A93">
          <w:rPr>
            <w:noProof/>
            <w:webHidden/>
          </w:rPr>
          <w:fldChar w:fldCharType="end"/>
        </w:r>
      </w:hyperlink>
    </w:p>
    <w:p w14:paraId="23A01883" w14:textId="02729587" w:rsidR="00601A93" w:rsidRDefault="00D50162">
      <w:pPr>
        <w:pStyle w:val="TOC2"/>
        <w:rPr>
          <w:rFonts w:asciiTheme="minorHAnsi" w:eastAsiaTheme="minorEastAsia" w:hAnsiTheme="minorHAnsi" w:cstheme="minorBidi"/>
          <w:noProof/>
          <w:sz w:val="22"/>
          <w:szCs w:val="22"/>
        </w:rPr>
      </w:pPr>
      <w:hyperlink w:anchor="_Toc26877945" w:history="1">
        <w:r w:rsidR="00601A93" w:rsidRPr="00802EFD">
          <w:rPr>
            <w:rStyle w:val="Hyperlink"/>
            <w:noProof/>
          </w:rPr>
          <w:t>4.2</w:t>
        </w:r>
        <w:r w:rsidR="00601A93">
          <w:rPr>
            <w:rFonts w:asciiTheme="minorHAnsi" w:eastAsiaTheme="minorEastAsia" w:hAnsiTheme="minorHAnsi" w:cstheme="minorBidi"/>
            <w:noProof/>
            <w:sz w:val="22"/>
            <w:szCs w:val="22"/>
          </w:rPr>
          <w:tab/>
        </w:r>
        <w:r w:rsidR="00601A93" w:rsidRPr="00802EFD">
          <w:rPr>
            <w:rStyle w:val="Hyperlink"/>
            <w:noProof/>
          </w:rPr>
          <w:t>API</w:t>
        </w:r>
        <w:r w:rsidR="00601A93">
          <w:rPr>
            <w:noProof/>
            <w:webHidden/>
          </w:rPr>
          <w:tab/>
        </w:r>
        <w:r w:rsidR="00601A93">
          <w:rPr>
            <w:noProof/>
            <w:webHidden/>
          </w:rPr>
          <w:fldChar w:fldCharType="begin"/>
        </w:r>
        <w:r w:rsidR="00601A93">
          <w:rPr>
            <w:noProof/>
            <w:webHidden/>
          </w:rPr>
          <w:instrText xml:space="preserve"> PAGEREF _Toc26877945 \h </w:instrText>
        </w:r>
        <w:r w:rsidR="00601A93">
          <w:rPr>
            <w:noProof/>
            <w:webHidden/>
          </w:rPr>
        </w:r>
        <w:r w:rsidR="00601A93">
          <w:rPr>
            <w:noProof/>
            <w:webHidden/>
          </w:rPr>
          <w:fldChar w:fldCharType="separate"/>
        </w:r>
        <w:r w:rsidR="00601A93">
          <w:rPr>
            <w:noProof/>
            <w:webHidden/>
          </w:rPr>
          <w:t>28</w:t>
        </w:r>
        <w:r w:rsidR="00601A93">
          <w:rPr>
            <w:noProof/>
            <w:webHidden/>
          </w:rPr>
          <w:fldChar w:fldCharType="end"/>
        </w:r>
      </w:hyperlink>
    </w:p>
    <w:p w14:paraId="4FD92830" w14:textId="7C853A9D" w:rsidR="00601A93" w:rsidRDefault="00D50162">
      <w:pPr>
        <w:pStyle w:val="TOC2"/>
        <w:rPr>
          <w:rFonts w:asciiTheme="minorHAnsi" w:eastAsiaTheme="minorEastAsia" w:hAnsiTheme="minorHAnsi" w:cstheme="minorBidi"/>
          <w:noProof/>
          <w:sz w:val="22"/>
          <w:szCs w:val="22"/>
        </w:rPr>
      </w:pPr>
      <w:hyperlink w:anchor="_Toc26877946" w:history="1">
        <w:r w:rsidR="00601A93" w:rsidRPr="00802EFD">
          <w:rPr>
            <w:rStyle w:val="Hyperlink"/>
            <w:noProof/>
          </w:rPr>
          <w:t>4.3</w:t>
        </w:r>
        <w:r w:rsidR="00601A93">
          <w:rPr>
            <w:rFonts w:asciiTheme="minorHAnsi" w:eastAsiaTheme="minorEastAsia" w:hAnsiTheme="minorHAnsi" w:cstheme="minorBidi"/>
            <w:noProof/>
            <w:sz w:val="22"/>
            <w:szCs w:val="22"/>
          </w:rPr>
          <w:tab/>
        </w:r>
        <w:r w:rsidR="00601A93" w:rsidRPr="00802EFD">
          <w:rPr>
            <w:rStyle w:val="Hyperlink"/>
            <w:noProof/>
          </w:rPr>
          <w:t>Implementation</w:t>
        </w:r>
        <w:r w:rsidR="00601A93">
          <w:rPr>
            <w:noProof/>
            <w:webHidden/>
          </w:rPr>
          <w:tab/>
        </w:r>
        <w:r w:rsidR="00601A93">
          <w:rPr>
            <w:noProof/>
            <w:webHidden/>
          </w:rPr>
          <w:fldChar w:fldCharType="begin"/>
        </w:r>
        <w:r w:rsidR="00601A93">
          <w:rPr>
            <w:noProof/>
            <w:webHidden/>
          </w:rPr>
          <w:instrText xml:space="preserve"> PAGEREF _Toc26877946 \h </w:instrText>
        </w:r>
        <w:r w:rsidR="00601A93">
          <w:rPr>
            <w:noProof/>
            <w:webHidden/>
          </w:rPr>
        </w:r>
        <w:r w:rsidR="00601A93">
          <w:rPr>
            <w:noProof/>
            <w:webHidden/>
          </w:rPr>
          <w:fldChar w:fldCharType="separate"/>
        </w:r>
        <w:r w:rsidR="00601A93">
          <w:rPr>
            <w:noProof/>
            <w:webHidden/>
          </w:rPr>
          <w:t>29</w:t>
        </w:r>
        <w:r w:rsidR="00601A93">
          <w:rPr>
            <w:noProof/>
            <w:webHidden/>
          </w:rPr>
          <w:fldChar w:fldCharType="end"/>
        </w:r>
      </w:hyperlink>
    </w:p>
    <w:p w14:paraId="58E7A808" w14:textId="673BC1C5" w:rsidR="00601A93" w:rsidRDefault="00D50162">
      <w:pPr>
        <w:pStyle w:val="TOC2"/>
        <w:rPr>
          <w:rFonts w:asciiTheme="minorHAnsi" w:eastAsiaTheme="minorEastAsia" w:hAnsiTheme="minorHAnsi" w:cstheme="minorBidi"/>
          <w:noProof/>
          <w:sz w:val="22"/>
          <w:szCs w:val="22"/>
        </w:rPr>
      </w:pPr>
      <w:hyperlink w:anchor="_Toc26877947" w:history="1">
        <w:r w:rsidR="00601A93" w:rsidRPr="00802EFD">
          <w:rPr>
            <w:rStyle w:val="Hyperlink"/>
            <w:noProof/>
          </w:rPr>
          <w:t>4.4</w:t>
        </w:r>
        <w:r w:rsidR="00601A93">
          <w:rPr>
            <w:rFonts w:asciiTheme="minorHAnsi" w:eastAsiaTheme="minorEastAsia" w:hAnsiTheme="minorHAnsi" w:cstheme="minorBidi"/>
            <w:noProof/>
            <w:sz w:val="22"/>
            <w:szCs w:val="22"/>
          </w:rPr>
          <w:tab/>
        </w:r>
        <w:r w:rsidR="00601A93" w:rsidRPr="00802EFD">
          <w:rPr>
            <w:rStyle w:val="Hyperlink"/>
            <w:noProof/>
          </w:rPr>
          <w:t>GUI Layout</w:t>
        </w:r>
        <w:r w:rsidR="00601A93">
          <w:rPr>
            <w:noProof/>
            <w:webHidden/>
          </w:rPr>
          <w:tab/>
        </w:r>
        <w:r w:rsidR="00601A93">
          <w:rPr>
            <w:noProof/>
            <w:webHidden/>
          </w:rPr>
          <w:fldChar w:fldCharType="begin"/>
        </w:r>
        <w:r w:rsidR="00601A93">
          <w:rPr>
            <w:noProof/>
            <w:webHidden/>
          </w:rPr>
          <w:instrText xml:space="preserve"> PAGEREF _Toc26877947 \h </w:instrText>
        </w:r>
        <w:r w:rsidR="00601A93">
          <w:rPr>
            <w:noProof/>
            <w:webHidden/>
          </w:rPr>
        </w:r>
        <w:r w:rsidR="00601A93">
          <w:rPr>
            <w:noProof/>
            <w:webHidden/>
          </w:rPr>
          <w:fldChar w:fldCharType="separate"/>
        </w:r>
        <w:r w:rsidR="00601A93">
          <w:rPr>
            <w:noProof/>
            <w:webHidden/>
          </w:rPr>
          <w:t>29</w:t>
        </w:r>
        <w:r w:rsidR="00601A93">
          <w:rPr>
            <w:noProof/>
            <w:webHidden/>
          </w:rPr>
          <w:fldChar w:fldCharType="end"/>
        </w:r>
      </w:hyperlink>
    </w:p>
    <w:p w14:paraId="4A2618A4" w14:textId="7D873726" w:rsidR="00601A93" w:rsidRDefault="00D50162">
      <w:pPr>
        <w:pStyle w:val="TOC2"/>
        <w:rPr>
          <w:rFonts w:asciiTheme="minorHAnsi" w:eastAsiaTheme="minorEastAsia" w:hAnsiTheme="minorHAnsi" w:cstheme="minorBidi"/>
          <w:noProof/>
          <w:sz w:val="22"/>
          <w:szCs w:val="22"/>
        </w:rPr>
      </w:pPr>
      <w:hyperlink w:anchor="_Toc26877948" w:history="1">
        <w:r w:rsidR="00601A93" w:rsidRPr="00802EFD">
          <w:rPr>
            <w:rStyle w:val="Hyperlink"/>
            <w:noProof/>
          </w:rPr>
          <w:t>4.5</w:t>
        </w:r>
        <w:r w:rsidR="00601A93">
          <w:rPr>
            <w:rFonts w:asciiTheme="minorHAnsi" w:eastAsiaTheme="minorEastAsia" w:hAnsiTheme="minorHAnsi" w:cstheme="minorBidi"/>
            <w:noProof/>
            <w:sz w:val="22"/>
            <w:szCs w:val="22"/>
          </w:rPr>
          <w:tab/>
        </w:r>
        <w:r w:rsidR="00601A93" w:rsidRPr="00802EFD">
          <w:rPr>
            <w:rStyle w:val="Hyperlink"/>
            <w:noProof/>
          </w:rPr>
          <w:t>Testing</w:t>
        </w:r>
        <w:r w:rsidR="00601A93">
          <w:rPr>
            <w:noProof/>
            <w:webHidden/>
          </w:rPr>
          <w:tab/>
        </w:r>
        <w:r w:rsidR="00601A93">
          <w:rPr>
            <w:noProof/>
            <w:webHidden/>
          </w:rPr>
          <w:fldChar w:fldCharType="begin"/>
        </w:r>
        <w:r w:rsidR="00601A93">
          <w:rPr>
            <w:noProof/>
            <w:webHidden/>
          </w:rPr>
          <w:instrText xml:space="preserve"> PAGEREF _Toc26877948 \h </w:instrText>
        </w:r>
        <w:r w:rsidR="00601A93">
          <w:rPr>
            <w:noProof/>
            <w:webHidden/>
          </w:rPr>
        </w:r>
        <w:r w:rsidR="00601A93">
          <w:rPr>
            <w:noProof/>
            <w:webHidden/>
          </w:rPr>
          <w:fldChar w:fldCharType="separate"/>
        </w:r>
        <w:r w:rsidR="00601A93">
          <w:rPr>
            <w:noProof/>
            <w:webHidden/>
          </w:rPr>
          <w:t>36</w:t>
        </w:r>
        <w:r w:rsidR="00601A93">
          <w:rPr>
            <w:noProof/>
            <w:webHidden/>
          </w:rPr>
          <w:fldChar w:fldCharType="end"/>
        </w:r>
      </w:hyperlink>
    </w:p>
    <w:p w14:paraId="328C2E56" w14:textId="6C1D3535" w:rsidR="00601A93" w:rsidRDefault="00D50162">
      <w:pPr>
        <w:pStyle w:val="TOC3"/>
        <w:rPr>
          <w:rFonts w:asciiTheme="minorHAnsi" w:eastAsiaTheme="minorEastAsia" w:hAnsiTheme="minorHAnsi" w:cstheme="minorBidi"/>
          <w:noProof/>
          <w:sz w:val="22"/>
          <w:szCs w:val="22"/>
        </w:rPr>
      </w:pPr>
      <w:hyperlink w:anchor="_Toc26877949" w:history="1">
        <w:r w:rsidR="00601A93" w:rsidRPr="00802EFD">
          <w:rPr>
            <w:rStyle w:val="Hyperlink"/>
            <w:noProof/>
          </w:rPr>
          <w:t>4.5.1</w:t>
        </w:r>
        <w:r w:rsidR="00601A93">
          <w:rPr>
            <w:rFonts w:asciiTheme="minorHAnsi" w:eastAsiaTheme="minorEastAsia" w:hAnsiTheme="minorHAnsi" w:cstheme="minorBidi"/>
            <w:noProof/>
            <w:sz w:val="22"/>
            <w:szCs w:val="22"/>
          </w:rPr>
          <w:tab/>
        </w:r>
        <w:r w:rsidR="00601A93" w:rsidRPr="00802EFD">
          <w:rPr>
            <w:rStyle w:val="Hyperlink"/>
            <w:noProof/>
          </w:rPr>
          <w:t>Unit Testing</w:t>
        </w:r>
        <w:r w:rsidR="00601A93">
          <w:rPr>
            <w:noProof/>
            <w:webHidden/>
          </w:rPr>
          <w:tab/>
        </w:r>
        <w:r w:rsidR="00601A93">
          <w:rPr>
            <w:noProof/>
            <w:webHidden/>
          </w:rPr>
          <w:fldChar w:fldCharType="begin"/>
        </w:r>
        <w:r w:rsidR="00601A93">
          <w:rPr>
            <w:noProof/>
            <w:webHidden/>
          </w:rPr>
          <w:instrText xml:space="preserve"> PAGEREF _Toc26877949 \h </w:instrText>
        </w:r>
        <w:r w:rsidR="00601A93">
          <w:rPr>
            <w:noProof/>
            <w:webHidden/>
          </w:rPr>
        </w:r>
        <w:r w:rsidR="00601A93">
          <w:rPr>
            <w:noProof/>
            <w:webHidden/>
          </w:rPr>
          <w:fldChar w:fldCharType="separate"/>
        </w:r>
        <w:r w:rsidR="00601A93">
          <w:rPr>
            <w:noProof/>
            <w:webHidden/>
          </w:rPr>
          <w:t>36</w:t>
        </w:r>
        <w:r w:rsidR="00601A93">
          <w:rPr>
            <w:noProof/>
            <w:webHidden/>
          </w:rPr>
          <w:fldChar w:fldCharType="end"/>
        </w:r>
      </w:hyperlink>
    </w:p>
    <w:p w14:paraId="46DA5C27" w14:textId="1AA15C42" w:rsidR="00601A93" w:rsidRDefault="00D50162">
      <w:pPr>
        <w:pStyle w:val="TOC3"/>
        <w:rPr>
          <w:rFonts w:asciiTheme="minorHAnsi" w:eastAsiaTheme="minorEastAsia" w:hAnsiTheme="minorHAnsi" w:cstheme="minorBidi"/>
          <w:noProof/>
          <w:sz w:val="22"/>
          <w:szCs w:val="22"/>
        </w:rPr>
      </w:pPr>
      <w:hyperlink w:anchor="_Toc26877950" w:history="1">
        <w:r w:rsidR="00601A93" w:rsidRPr="00802EFD">
          <w:rPr>
            <w:rStyle w:val="Hyperlink"/>
            <w:noProof/>
          </w:rPr>
          <w:t>4.5.2</w:t>
        </w:r>
        <w:r w:rsidR="00601A93">
          <w:rPr>
            <w:rFonts w:asciiTheme="minorHAnsi" w:eastAsiaTheme="minorEastAsia" w:hAnsiTheme="minorHAnsi" w:cstheme="minorBidi"/>
            <w:noProof/>
            <w:sz w:val="22"/>
            <w:szCs w:val="22"/>
          </w:rPr>
          <w:tab/>
        </w:r>
        <w:r w:rsidR="00601A93" w:rsidRPr="00802EFD">
          <w:rPr>
            <w:rStyle w:val="Hyperlink"/>
            <w:noProof/>
          </w:rPr>
          <w:t>Integration Testing</w:t>
        </w:r>
        <w:r w:rsidR="00601A93">
          <w:rPr>
            <w:noProof/>
            <w:webHidden/>
          </w:rPr>
          <w:tab/>
        </w:r>
        <w:r w:rsidR="00601A93">
          <w:rPr>
            <w:noProof/>
            <w:webHidden/>
          </w:rPr>
          <w:fldChar w:fldCharType="begin"/>
        </w:r>
        <w:r w:rsidR="00601A93">
          <w:rPr>
            <w:noProof/>
            <w:webHidden/>
          </w:rPr>
          <w:instrText xml:space="preserve"> PAGEREF _Toc26877950 \h </w:instrText>
        </w:r>
        <w:r w:rsidR="00601A93">
          <w:rPr>
            <w:noProof/>
            <w:webHidden/>
          </w:rPr>
        </w:r>
        <w:r w:rsidR="00601A93">
          <w:rPr>
            <w:noProof/>
            <w:webHidden/>
          </w:rPr>
          <w:fldChar w:fldCharType="separate"/>
        </w:r>
        <w:r w:rsidR="00601A93">
          <w:rPr>
            <w:noProof/>
            <w:webHidden/>
          </w:rPr>
          <w:t>38</w:t>
        </w:r>
        <w:r w:rsidR="00601A93">
          <w:rPr>
            <w:noProof/>
            <w:webHidden/>
          </w:rPr>
          <w:fldChar w:fldCharType="end"/>
        </w:r>
      </w:hyperlink>
    </w:p>
    <w:p w14:paraId="420E25E0" w14:textId="71A74ECB" w:rsidR="00601A93" w:rsidRDefault="00D50162">
      <w:pPr>
        <w:pStyle w:val="TOC3"/>
        <w:rPr>
          <w:rFonts w:asciiTheme="minorHAnsi" w:eastAsiaTheme="minorEastAsia" w:hAnsiTheme="minorHAnsi" w:cstheme="minorBidi"/>
          <w:noProof/>
          <w:sz w:val="22"/>
          <w:szCs w:val="22"/>
        </w:rPr>
      </w:pPr>
      <w:hyperlink w:anchor="_Toc26877951" w:history="1">
        <w:r w:rsidR="00601A93" w:rsidRPr="00802EFD">
          <w:rPr>
            <w:rStyle w:val="Hyperlink"/>
            <w:noProof/>
          </w:rPr>
          <w:t>4.5.3</w:t>
        </w:r>
        <w:r w:rsidR="00601A93">
          <w:rPr>
            <w:rFonts w:asciiTheme="minorHAnsi" w:eastAsiaTheme="minorEastAsia" w:hAnsiTheme="minorHAnsi" w:cstheme="minorBidi"/>
            <w:noProof/>
            <w:sz w:val="22"/>
            <w:szCs w:val="22"/>
          </w:rPr>
          <w:tab/>
        </w:r>
        <w:r w:rsidR="00601A93" w:rsidRPr="00802EFD">
          <w:rPr>
            <w:rStyle w:val="Hyperlink"/>
            <w:noProof/>
          </w:rPr>
          <w:t>System Testing</w:t>
        </w:r>
        <w:r w:rsidR="00601A93">
          <w:rPr>
            <w:noProof/>
            <w:webHidden/>
          </w:rPr>
          <w:tab/>
        </w:r>
        <w:r w:rsidR="00601A93">
          <w:rPr>
            <w:noProof/>
            <w:webHidden/>
          </w:rPr>
          <w:fldChar w:fldCharType="begin"/>
        </w:r>
        <w:r w:rsidR="00601A93">
          <w:rPr>
            <w:noProof/>
            <w:webHidden/>
          </w:rPr>
          <w:instrText xml:space="preserve"> PAGEREF _Toc26877951 \h </w:instrText>
        </w:r>
        <w:r w:rsidR="00601A93">
          <w:rPr>
            <w:noProof/>
            <w:webHidden/>
          </w:rPr>
        </w:r>
        <w:r w:rsidR="00601A93">
          <w:rPr>
            <w:noProof/>
            <w:webHidden/>
          </w:rPr>
          <w:fldChar w:fldCharType="separate"/>
        </w:r>
        <w:r w:rsidR="00601A93">
          <w:rPr>
            <w:noProof/>
            <w:webHidden/>
          </w:rPr>
          <w:t>39</w:t>
        </w:r>
        <w:r w:rsidR="00601A93">
          <w:rPr>
            <w:noProof/>
            <w:webHidden/>
          </w:rPr>
          <w:fldChar w:fldCharType="end"/>
        </w:r>
      </w:hyperlink>
    </w:p>
    <w:p w14:paraId="33CFD6D2" w14:textId="6483C2C5" w:rsidR="00601A93" w:rsidRDefault="00D50162">
      <w:pPr>
        <w:pStyle w:val="TOC3"/>
        <w:rPr>
          <w:rFonts w:asciiTheme="minorHAnsi" w:eastAsiaTheme="minorEastAsia" w:hAnsiTheme="minorHAnsi" w:cstheme="minorBidi"/>
          <w:noProof/>
          <w:sz w:val="22"/>
          <w:szCs w:val="22"/>
        </w:rPr>
      </w:pPr>
      <w:hyperlink w:anchor="_Toc26877952" w:history="1">
        <w:r w:rsidR="00601A93" w:rsidRPr="00802EFD">
          <w:rPr>
            <w:rStyle w:val="Hyperlink"/>
            <w:noProof/>
          </w:rPr>
          <w:t>4.5.4</w:t>
        </w:r>
        <w:r w:rsidR="00601A93">
          <w:rPr>
            <w:rFonts w:asciiTheme="minorHAnsi" w:eastAsiaTheme="minorEastAsia" w:hAnsiTheme="minorHAnsi" w:cstheme="minorBidi"/>
            <w:noProof/>
            <w:sz w:val="22"/>
            <w:szCs w:val="22"/>
          </w:rPr>
          <w:tab/>
        </w:r>
        <w:r w:rsidR="00601A93" w:rsidRPr="00802EFD">
          <w:rPr>
            <w:rStyle w:val="Hyperlink"/>
            <w:noProof/>
          </w:rPr>
          <w:t>Usability Testing</w:t>
        </w:r>
        <w:r w:rsidR="00601A93">
          <w:rPr>
            <w:noProof/>
            <w:webHidden/>
          </w:rPr>
          <w:tab/>
        </w:r>
        <w:r w:rsidR="00601A93">
          <w:rPr>
            <w:noProof/>
            <w:webHidden/>
          </w:rPr>
          <w:fldChar w:fldCharType="begin"/>
        </w:r>
        <w:r w:rsidR="00601A93">
          <w:rPr>
            <w:noProof/>
            <w:webHidden/>
          </w:rPr>
          <w:instrText xml:space="preserve"> PAGEREF _Toc26877952 \h </w:instrText>
        </w:r>
        <w:r w:rsidR="00601A93">
          <w:rPr>
            <w:noProof/>
            <w:webHidden/>
          </w:rPr>
        </w:r>
        <w:r w:rsidR="00601A93">
          <w:rPr>
            <w:noProof/>
            <w:webHidden/>
          </w:rPr>
          <w:fldChar w:fldCharType="separate"/>
        </w:r>
        <w:r w:rsidR="00601A93">
          <w:rPr>
            <w:noProof/>
            <w:webHidden/>
          </w:rPr>
          <w:t>39</w:t>
        </w:r>
        <w:r w:rsidR="00601A93">
          <w:rPr>
            <w:noProof/>
            <w:webHidden/>
          </w:rPr>
          <w:fldChar w:fldCharType="end"/>
        </w:r>
      </w:hyperlink>
    </w:p>
    <w:p w14:paraId="477104F7" w14:textId="4B523829" w:rsidR="00601A93" w:rsidRDefault="00D50162">
      <w:pPr>
        <w:pStyle w:val="TOC3"/>
        <w:rPr>
          <w:rFonts w:asciiTheme="minorHAnsi" w:eastAsiaTheme="minorEastAsia" w:hAnsiTheme="minorHAnsi" w:cstheme="minorBidi"/>
          <w:noProof/>
          <w:sz w:val="22"/>
          <w:szCs w:val="22"/>
        </w:rPr>
      </w:pPr>
      <w:hyperlink w:anchor="_Toc26877953" w:history="1">
        <w:r w:rsidR="00601A93" w:rsidRPr="00802EFD">
          <w:rPr>
            <w:rStyle w:val="Hyperlink"/>
            <w:noProof/>
          </w:rPr>
          <w:t>4.5.5</w:t>
        </w:r>
        <w:r w:rsidR="00601A93">
          <w:rPr>
            <w:rFonts w:asciiTheme="minorHAnsi" w:eastAsiaTheme="minorEastAsia" w:hAnsiTheme="minorHAnsi" w:cstheme="minorBidi"/>
            <w:noProof/>
            <w:sz w:val="22"/>
            <w:szCs w:val="22"/>
          </w:rPr>
          <w:tab/>
        </w:r>
        <w:r w:rsidR="00601A93" w:rsidRPr="00802EFD">
          <w:rPr>
            <w:rStyle w:val="Hyperlink"/>
            <w:noProof/>
          </w:rPr>
          <w:t>Developer Te</w:t>
        </w:r>
        <w:r w:rsidR="00601A93" w:rsidRPr="00802EFD">
          <w:rPr>
            <w:rStyle w:val="Hyperlink"/>
            <w:noProof/>
          </w:rPr>
          <w:t>s</w:t>
        </w:r>
        <w:r w:rsidR="00601A93" w:rsidRPr="00802EFD">
          <w:rPr>
            <w:rStyle w:val="Hyperlink"/>
            <w:noProof/>
          </w:rPr>
          <w:t>ting &amp; Evaluation</w:t>
        </w:r>
        <w:r w:rsidR="00601A93">
          <w:rPr>
            <w:noProof/>
            <w:webHidden/>
          </w:rPr>
          <w:tab/>
        </w:r>
        <w:r w:rsidR="00601A93">
          <w:rPr>
            <w:noProof/>
            <w:webHidden/>
          </w:rPr>
          <w:fldChar w:fldCharType="begin"/>
        </w:r>
        <w:r w:rsidR="00601A93">
          <w:rPr>
            <w:noProof/>
            <w:webHidden/>
          </w:rPr>
          <w:instrText xml:space="preserve"> PAGEREF _Toc26877953 \h </w:instrText>
        </w:r>
        <w:r w:rsidR="00601A93">
          <w:rPr>
            <w:noProof/>
            <w:webHidden/>
          </w:rPr>
        </w:r>
        <w:r w:rsidR="00601A93">
          <w:rPr>
            <w:noProof/>
            <w:webHidden/>
          </w:rPr>
          <w:fldChar w:fldCharType="separate"/>
        </w:r>
        <w:r w:rsidR="00601A93">
          <w:rPr>
            <w:noProof/>
            <w:webHidden/>
          </w:rPr>
          <w:t>41</w:t>
        </w:r>
        <w:r w:rsidR="00601A93">
          <w:rPr>
            <w:noProof/>
            <w:webHidden/>
          </w:rPr>
          <w:fldChar w:fldCharType="end"/>
        </w:r>
      </w:hyperlink>
    </w:p>
    <w:p w14:paraId="55D846EE" w14:textId="4DECDDDC" w:rsidR="00601A93" w:rsidRDefault="00D50162">
      <w:pPr>
        <w:pStyle w:val="TOC2"/>
        <w:rPr>
          <w:rFonts w:asciiTheme="minorHAnsi" w:eastAsiaTheme="minorEastAsia" w:hAnsiTheme="minorHAnsi" w:cstheme="minorBidi"/>
          <w:noProof/>
          <w:sz w:val="22"/>
          <w:szCs w:val="22"/>
        </w:rPr>
      </w:pPr>
      <w:hyperlink w:anchor="_Toc26877954" w:history="1">
        <w:r w:rsidR="00601A93" w:rsidRPr="00802EFD">
          <w:rPr>
            <w:rStyle w:val="Hyperlink"/>
            <w:noProof/>
          </w:rPr>
          <w:t>4.6</w:t>
        </w:r>
        <w:r w:rsidR="00601A93">
          <w:rPr>
            <w:rFonts w:asciiTheme="minorHAnsi" w:eastAsiaTheme="minorEastAsia" w:hAnsiTheme="minorHAnsi" w:cstheme="minorBidi"/>
            <w:noProof/>
            <w:sz w:val="22"/>
            <w:szCs w:val="22"/>
          </w:rPr>
          <w:tab/>
        </w:r>
        <w:r w:rsidR="00601A93" w:rsidRPr="00802EFD">
          <w:rPr>
            <w:rStyle w:val="Hyperlink"/>
            <w:noProof/>
          </w:rPr>
          <w:t>Scalability and performance</w:t>
        </w:r>
        <w:r w:rsidR="00601A93">
          <w:rPr>
            <w:noProof/>
            <w:webHidden/>
          </w:rPr>
          <w:tab/>
        </w:r>
        <w:r w:rsidR="00601A93">
          <w:rPr>
            <w:noProof/>
            <w:webHidden/>
          </w:rPr>
          <w:fldChar w:fldCharType="begin"/>
        </w:r>
        <w:r w:rsidR="00601A93">
          <w:rPr>
            <w:noProof/>
            <w:webHidden/>
          </w:rPr>
          <w:instrText xml:space="preserve"> PAGEREF _Toc26877954 \h </w:instrText>
        </w:r>
        <w:r w:rsidR="00601A93">
          <w:rPr>
            <w:noProof/>
            <w:webHidden/>
          </w:rPr>
        </w:r>
        <w:r w:rsidR="00601A93">
          <w:rPr>
            <w:noProof/>
            <w:webHidden/>
          </w:rPr>
          <w:fldChar w:fldCharType="separate"/>
        </w:r>
        <w:r w:rsidR="00601A93">
          <w:rPr>
            <w:noProof/>
            <w:webHidden/>
          </w:rPr>
          <w:t>41</w:t>
        </w:r>
        <w:r w:rsidR="00601A93">
          <w:rPr>
            <w:noProof/>
            <w:webHidden/>
          </w:rPr>
          <w:fldChar w:fldCharType="end"/>
        </w:r>
      </w:hyperlink>
    </w:p>
    <w:p w14:paraId="6525F213" w14:textId="4450C14B" w:rsidR="00601A93" w:rsidRDefault="00D50162">
      <w:pPr>
        <w:pStyle w:val="TOC1"/>
        <w:tabs>
          <w:tab w:val="left" w:pos="482"/>
          <w:tab w:val="right" w:leader="dot" w:pos="8636"/>
        </w:tabs>
        <w:rPr>
          <w:rFonts w:asciiTheme="minorHAnsi" w:eastAsiaTheme="minorEastAsia" w:hAnsiTheme="minorHAnsi" w:cstheme="minorBidi"/>
          <w:noProof/>
          <w:sz w:val="22"/>
          <w:szCs w:val="22"/>
        </w:rPr>
      </w:pPr>
      <w:hyperlink w:anchor="_Toc26877955" w:history="1">
        <w:r w:rsidR="00601A93" w:rsidRPr="00802EFD">
          <w:rPr>
            <w:rStyle w:val="Hyperlink"/>
            <w:noProof/>
          </w:rPr>
          <w:t>5</w:t>
        </w:r>
        <w:r w:rsidR="00601A93">
          <w:rPr>
            <w:rFonts w:asciiTheme="minorHAnsi" w:eastAsiaTheme="minorEastAsia" w:hAnsiTheme="minorHAnsi" w:cstheme="minorBidi"/>
            <w:noProof/>
            <w:sz w:val="22"/>
            <w:szCs w:val="22"/>
          </w:rPr>
          <w:tab/>
        </w:r>
        <w:r w:rsidR="00601A93" w:rsidRPr="00802EFD">
          <w:rPr>
            <w:rStyle w:val="Hyperlink"/>
            <w:noProof/>
          </w:rPr>
          <w:t>Conclusions</w:t>
        </w:r>
        <w:r w:rsidR="00601A93">
          <w:rPr>
            <w:noProof/>
            <w:webHidden/>
          </w:rPr>
          <w:tab/>
        </w:r>
        <w:r w:rsidR="00601A93">
          <w:rPr>
            <w:noProof/>
            <w:webHidden/>
          </w:rPr>
          <w:fldChar w:fldCharType="begin"/>
        </w:r>
        <w:r w:rsidR="00601A93">
          <w:rPr>
            <w:noProof/>
            <w:webHidden/>
          </w:rPr>
          <w:instrText xml:space="preserve"> PAGEREF _Toc26877955 \h </w:instrText>
        </w:r>
        <w:r w:rsidR="00601A93">
          <w:rPr>
            <w:noProof/>
            <w:webHidden/>
          </w:rPr>
        </w:r>
        <w:r w:rsidR="00601A93">
          <w:rPr>
            <w:noProof/>
            <w:webHidden/>
          </w:rPr>
          <w:fldChar w:fldCharType="separate"/>
        </w:r>
        <w:r w:rsidR="00601A93">
          <w:rPr>
            <w:noProof/>
            <w:webHidden/>
          </w:rPr>
          <w:t>42</w:t>
        </w:r>
        <w:r w:rsidR="00601A93">
          <w:rPr>
            <w:noProof/>
            <w:webHidden/>
          </w:rPr>
          <w:fldChar w:fldCharType="end"/>
        </w:r>
      </w:hyperlink>
    </w:p>
    <w:p w14:paraId="7BC4A607" w14:textId="1EF53C80" w:rsidR="00601A93" w:rsidRDefault="00D50162">
      <w:pPr>
        <w:pStyle w:val="TOC3"/>
        <w:rPr>
          <w:rFonts w:asciiTheme="minorHAnsi" w:eastAsiaTheme="minorEastAsia" w:hAnsiTheme="minorHAnsi" w:cstheme="minorBidi"/>
          <w:noProof/>
          <w:sz w:val="22"/>
          <w:szCs w:val="22"/>
        </w:rPr>
      </w:pPr>
      <w:hyperlink w:anchor="_Toc26877956" w:history="1">
        <w:r w:rsidR="00601A93" w:rsidRPr="00802EFD">
          <w:rPr>
            <w:rStyle w:val="Hyperlink"/>
            <w:noProof/>
          </w:rPr>
          <w:t>5.1.1</w:t>
        </w:r>
        <w:r w:rsidR="00601A93">
          <w:rPr>
            <w:rFonts w:asciiTheme="minorHAnsi" w:eastAsiaTheme="minorEastAsia" w:hAnsiTheme="minorHAnsi" w:cstheme="minorBidi"/>
            <w:noProof/>
            <w:sz w:val="22"/>
            <w:szCs w:val="22"/>
          </w:rPr>
          <w:tab/>
        </w:r>
        <w:r w:rsidR="00601A93" w:rsidRPr="00802EFD">
          <w:rPr>
            <w:rStyle w:val="Hyperlink"/>
            <w:noProof/>
          </w:rPr>
          <w:t>Advantages &amp; disadvantages</w:t>
        </w:r>
        <w:r w:rsidR="00601A93">
          <w:rPr>
            <w:noProof/>
            <w:webHidden/>
          </w:rPr>
          <w:tab/>
        </w:r>
        <w:r w:rsidR="00601A93">
          <w:rPr>
            <w:noProof/>
            <w:webHidden/>
          </w:rPr>
          <w:fldChar w:fldCharType="begin"/>
        </w:r>
        <w:r w:rsidR="00601A93">
          <w:rPr>
            <w:noProof/>
            <w:webHidden/>
          </w:rPr>
          <w:instrText xml:space="preserve"> PAGEREF _Toc26877956 \h </w:instrText>
        </w:r>
        <w:r w:rsidR="00601A93">
          <w:rPr>
            <w:noProof/>
            <w:webHidden/>
          </w:rPr>
        </w:r>
        <w:r w:rsidR="00601A93">
          <w:rPr>
            <w:noProof/>
            <w:webHidden/>
          </w:rPr>
          <w:fldChar w:fldCharType="separate"/>
        </w:r>
        <w:r w:rsidR="00601A93">
          <w:rPr>
            <w:noProof/>
            <w:webHidden/>
          </w:rPr>
          <w:t>42</w:t>
        </w:r>
        <w:r w:rsidR="00601A93">
          <w:rPr>
            <w:noProof/>
            <w:webHidden/>
          </w:rPr>
          <w:fldChar w:fldCharType="end"/>
        </w:r>
      </w:hyperlink>
    </w:p>
    <w:p w14:paraId="422266A9" w14:textId="75368CD3" w:rsidR="00601A93" w:rsidRDefault="00D50162">
      <w:pPr>
        <w:pStyle w:val="TOC3"/>
        <w:rPr>
          <w:rFonts w:asciiTheme="minorHAnsi" w:eastAsiaTheme="minorEastAsia" w:hAnsiTheme="minorHAnsi" w:cstheme="minorBidi"/>
          <w:noProof/>
          <w:sz w:val="22"/>
          <w:szCs w:val="22"/>
        </w:rPr>
      </w:pPr>
      <w:hyperlink w:anchor="_Toc26877957" w:history="1">
        <w:r w:rsidR="00601A93" w:rsidRPr="00802EFD">
          <w:rPr>
            <w:rStyle w:val="Hyperlink"/>
            <w:noProof/>
          </w:rPr>
          <w:t>5.1.2</w:t>
        </w:r>
        <w:r w:rsidR="00601A93">
          <w:rPr>
            <w:rFonts w:asciiTheme="minorHAnsi" w:eastAsiaTheme="minorEastAsia" w:hAnsiTheme="minorHAnsi" w:cstheme="minorBidi"/>
            <w:noProof/>
            <w:sz w:val="22"/>
            <w:szCs w:val="22"/>
          </w:rPr>
          <w:tab/>
        </w:r>
        <w:r w:rsidR="00601A93" w:rsidRPr="00802EFD">
          <w:rPr>
            <w:rStyle w:val="Hyperlink"/>
            <w:noProof/>
          </w:rPr>
          <w:t>Opportunities and limits of the project.</w:t>
        </w:r>
        <w:r w:rsidR="00601A93">
          <w:rPr>
            <w:noProof/>
            <w:webHidden/>
          </w:rPr>
          <w:tab/>
        </w:r>
        <w:r w:rsidR="00601A93">
          <w:rPr>
            <w:noProof/>
            <w:webHidden/>
          </w:rPr>
          <w:fldChar w:fldCharType="begin"/>
        </w:r>
        <w:r w:rsidR="00601A93">
          <w:rPr>
            <w:noProof/>
            <w:webHidden/>
          </w:rPr>
          <w:instrText xml:space="preserve"> PAGEREF _Toc26877957 \h </w:instrText>
        </w:r>
        <w:r w:rsidR="00601A93">
          <w:rPr>
            <w:noProof/>
            <w:webHidden/>
          </w:rPr>
        </w:r>
        <w:r w:rsidR="00601A93">
          <w:rPr>
            <w:noProof/>
            <w:webHidden/>
          </w:rPr>
          <w:fldChar w:fldCharType="separate"/>
        </w:r>
        <w:r w:rsidR="00601A93">
          <w:rPr>
            <w:noProof/>
            <w:webHidden/>
          </w:rPr>
          <w:t>42</w:t>
        </w:r>
        <w:r w:rsidR="00601A93">
          <w:rPr>
            <w:noProof/>
            <w:webHidden/>
          </w:rPr>
          <w:fldChar w:fldCharType="end"/>
        </w:r>
      </w:hyperlink>
    </w:p>
    <w:p w14:paraId="3CC92EA5" w14:textId="05378508" w:rsidR="00601A93" w:rsidRDefault="00D50162">
      <w:pPr>
        <w:pStyle w:val="TOC1"/>
        <w:tabs>
          <w:tab w:val="left" w:pos="482"/>
          <w:tab w:val="right" w:leader="dot" w:pos="8636"/>
        </w:tabs>
        <w:rPr>
          <w:rFonts w:asciiTheme="minorHAnsi" w:eastAsiaTheme="minorEastAsia" w:hAnsiTheme="minorHAnsi" w:cstheme="minorBidi"/>
          <w:noProof/>
          <w:sz w:val="22"/>
          <w:szCs w:val="22"/>
        </w:rPr>
      </w:pPr>
      <w:hyperlink w:anchor="_Toc26877958" w:history="1">
        <w:r w:rsidR="00601A93" w:rsidRPr="00802EFD">
          <w:rPr>
            <w:rStyle w:val="Hyperlink"/>
            <w:noProof/>
          </w:rPr>
          <w:t>6</w:t>
        </w:r>
        <w:r w:rsidR="00601A93">
          <w:rPr>
            <w:rFonts w:asciiTheme="minorHAnsi" w:eastAsiaTheme="minorEastAsia" w:hAnsiTheme="minorHAnsi" w:cstheme="minorBidi"/>
            <w:noProof/>
            <w:sz w:val="22"/>
            <w:szCs w:val="22"/>
          </w:rPr>
          <w:tab/>
        </w:r>
        <w:r w:rsidR="00601A93" w:rsidRPr="00802EFD">
          <w:rPr>
            <w:rStyle w:val="Hyperlink"/>
            <w:noProof/>
          </w:rPr>
          <w:t>References</w:t>
        </w:r>
        <w:r w:rsidR="00601A93">
          <w:rPr>
            <w:noProof/>
            <w:webHidden/>
          </w:rPr>
          <w:tab/>
        </w:r>
        <w:r w:rsidR="00601A93">
          <w:rPr>
            <w:noProof/>
            <w:webHidden/>
          </w:rPr>
          <w:fldChar w:fldCharType="begin"/>
        </w:r>
        <w:r w:rsidR="00601A93">
          <w:rPr>
            <w:noProof/>
            <w:webHidden/>
          </w:rPr>
          <w:instrText xml:space="preserve"> PAGEREF _Toc26877958 \h </w:instrText>
        </w:r>
        <w:r w:rsidR="00601A93">
          <w:rPr>
            <w:noProof/>
            <w:webHidden/>
          </w:rPr>
        </w:r>
        <w:r w:rsidR="00601A93">
          <w:rPr>
            <w:noProof/>
            <w:webHidden/>
          </w:rPr>
          <w:fldChar w:fldCharType="separate"/>
        </w:r>
        <w:r w:rsidR="00601A93">
          <w:rPr>
            <w:noProof/>
            <w:webHidden/>
          </w:rPr>
          <w:t>43</w:t>
        </w:r>
        <w:r w:rsidR="00601A93">
          <w:rPr>
            <w:noProof/>
            <w:webHidden/>
          </w:rPr>
          <w:fldChar w:fldCharType="end"/>
        </w:r>
      </w:hyperlink>
    </w:p>
    <w:p w14:paraId="0D0F5433" w14:textId="245796BA" w:rsidR="00601A93" w:rsidRDefault="00D50162">
      <w:pPr>
        <w:pStyle w:val="TOC1"/>
        <w:tabs>
          <w:tab w:val="left" w:pos="482"/>
          <w:tab w:val="right" w:leader="dot" w:pos="8636"/>
        </w:tabs>
        <w:rPr>
          <w:rFonts w:asciiTheme="minorHAnsi" w:eastAsiaTheme="minorEastAsia" w:hAnsiTheme="minorHAnsi" w:cstheme="minorBidi"/>
          <w:noProof/>
          <w:sz w:val="22"/>
          <w:szCs w:val="22"/>
        </w:rPr>
      </w:pPr>
      <w:hyperlink w:anchor="_Toc26877959" w:history="1">
        <w:r w:rsidR="00601A93" w:rsidRPr="00802EFD">
          <w:rPr>
            <w:rStyle w:val="Hyperlink"/>
            <w:noProof/>
          </w:rPr>
          <w:t>7</w:t>
        </w:r>
        <w:r w:rsidR="00601A93">
          <w:rPr>
            <w:rFonts w:asciiTheme="minorHAnsi" w:eastAsiaTheme="minorEastAsia" w:hAnsiTheme="minorHAnsi" w:cstheme="minorBidi"/>
            <w:noProof/>
            <w:sz w:val="22"/>
            <w:szCs w:val="22"/>
          </w:rPr>
          <w:tab/>
        </w:r>
        <w:r w:rsidR="00601A93" w:rsidRPr="00802EFD">
          <w:rPr>
            <w:rStyle w:val="Hyperlink"/>
            <w:noProof/>
          </w:rPr>
          <w:t>Appendix</w:t>
        </w:r>
        <w:r w:rsidR="00601A93">
          <w:rPr>
            <w:noProof/>
            <w:webHidden/>
          </w:rPr>
          <w:tab/>
        </w:r>
        <w:r w:rsidR="00601A93">
          <w:rPr>
            <w:noProof/>
            <w:webHidden/>
          </w:rPr>
          <w:fldChar w:fldCharType="begin"/>
        </w:r>
        <w:r w:rsidR="00601A93">
          <w:rPr>
            <w:noProof/>
            <w:webHidden/>
          </w:rPr>
          <w:instrText xml:space="preserve"> PAGEREF _Toc26877959 \h </w:instrText>
        </w:r>
        <w:r w:rsidR="00601A93">
          <w:rPr>
            <w:noProof/>
            <w:webHidden/>
          </w:rPr>
        </w:r>
        <w:r w:rsidR="00601A93">
          <w:rPr>
            <w:noProof/>
            <w:webHidden/>
          </w:rPr>
          <w:fldChar w:fldCharType="separate"/>
        </w:r>
        <w:r w:rsidR="00601A93">
          <w:rPr>
            <w:noProof/>
            <w:webHidden/>
          </w:rPr>
          <w:t>45</w:t>
        </w:r>
        <w:r w:rsidR="00601A93">
          <w:rPr>
            <w:noProof/>
            <w:webHidden/>
          </w:rPr>
          <w:fldChar w:fldCharType="end"/>
        </w:r>
      </w:hyperlink>
    </w:p>
    <w:p w14:paraId="201DDD5B" w14:textId="12CCD8E6" w:rsidR="00601A93" w:rsidRDefault="00D50162">
      <w:pPr>
        <w:pStyle w:val="TOC2"/>
        <w:rPr>
          <w:rFonts w:asciiTheme="minorHAnsi" w:eastAsiaTheme="minorEastAsia" w:hAnsiTheme="minorHAnsi" w:cstheme="minorBidi"/>
          <w:noProof/>
          <w:sz w:val="22"/>
          <w:szCs w:val="22"/>
        </w:rPr>
      </w:pPr>
      <w:hyperlink w:anchor="_Toc26877960" w:history="1">
        <w:r w:rsidR="00601A93" w:rsidRPr="00802EFD">
          <w:rPr>
            <w:rStyle w:val="Hyperlink"/>
            <w:noProof/>
          </w:rPr>
          <w:t>7.1</w:t>
        </w:r>
        <w:r w:rsidR="00601A93">
          <w:rPr>
            <w:rFonts w:asciiTheme="minorHAnsi" w:eastAsiaTheme="minorEastAsia" w:hAnsiTheme="minorHAnsi" w:cstheme="minorBidi"/>
            <w:noProof/>
            <w:sz w:val="22"/>
            <w:szCs w:val="22"/>
          </w:rPr>
          <w:tab/>
        </w:r>
        <w:r w:rsidR="00601A93" w:rsidRPr="00802EFD">
          <w:rPr>
            <w:rStyle w:val="Hyperlink"/>
            <w:noProof/>
          </w:rPr>
          <w:t>Project Plan</w:t>
        </w:r>
        <w:r w:rsidR="00601A93">
          <w:rPr>
            <w:noProof/>
            <w:webHidden/>
          </w:rPr>
          <w:tab/>
        </w:r>
        <w:r w:rsidR="00601A93">
          <w:rPr>
            <w:noProof/>
            <w:webHidden/>
          </w:rPr>
          <w:fldChar w:fldCharType="begin"/>
        </w:r>
        <w:r w:rsidR="00601A93">
          <w:rPr>
            <w:noProof/>
            <w:webHidden/>
          </w:rPr>
          <w:instrText xml:space="preserve"> PAGEREF _Toc26877960 \h </w:instrText>
        </w:r>
        <w:r w:rsidR="00601A93">
          <w:rPr>
            <w:noProof/>
            <w:webHidden/>
          </w:rPr>
        </w:r>
        <w:r w:rsidR="00601A93">
          <w:rPr>
            <w:noProof/>
            <w:webHidden/>
          </w:rPr>
          <w:fldChar w:fldCharType="separate"/>
        </w:r>
        <w:r w:rsidR="00601A93">
          <w:rPr>
            <w:noProof/>
            <w:webHidden/>
          </w:rPr>
          <w:t>45</w:t>
        </w:r>
        <w:r w:rsidR="00601A93">
          <w:rPr>
            <w:noProof/>
            <w:webHidden/>
          </w:rPr>
          <w:fldChar w:fldCharType="end"/>
        </w:r>
      </w:hyperlink>
    </w:p>
    <w:p w14:paraId="684AF19C" w14:textId="07D94431" w:rsidR="001D40D1" w:rsidRPr="00075741" w:rsidRDefault="00F91AED" w:rsidP="00994136">
      <w:pPr>
        <w:pStyle w:val="Heading1"/>
        <w:numPr>
          <w:ilvl w:val="0"/>
          <w:numId w:val="0"/>
        </w:numPr>
        <w:spacing w:after="0"/>
      </w:pPr>
      <w:r w:rsidRPr="00075741">
        <w:lastRenderedPageBreak/>
        <w:fldChar w:fldCharType="end"/>
      </w:r>
      <w:bookmarkStart w:id="0" w:name="_Toc26877798"/>
      <w:r w:rsidR="009D1E0C" w:rsidRPr="00075741">
        <w:t>Executive Summary</w:t>
      </w:r>
      <w:bookmarkEnd w:id="0"/>
    </w:p>
    <w:p w14:paraId="07AE3E75" w14:textId="77777777" w:rsidR="00C40A76" w:rsidRDefault="00C40A76" w:rsidP="00994136">
      <w:pPr>
        <w:rPr>
          <w:rFonts w:cs="Arial"/>
        </w:rPr>
      </w:pPr>
    </w:p>
    <w:p w14:paraId="28980751" w14:textId="77777777" w:rsidR="00187CB7" w:rsidRDefault="00187CB7" w:rsidP="00704021">
      <w:r>
        <w:t xml:space="preserve">An issue with booking an appointment is that tattoo artists, piercers and body modifiers (i.e. artists) generally use pen and paper or online calendars to manage their appointments. Clients need to go to the artist to pay a deposit. This can be an annoyance. </w:t>
      </w:r>
    </w:p>
    <w:p w14:paraId="7DEE0E1F" w14:textId="77777777" w:rsidR="00187CB7" w:rsidRDefault="00187CB7" w:rsidP="00704021"/>
    <w:p w14:paraId="5EF76612" w14:textId="507C90FE" w:rsidR="00187CB7" w:rsidRDefault="00187CB7" w:rsidP="00704021">
      <w:r>
        <w:t>Body Branding Bookings (3B) is an appointment website specifically for artists to manage their appointments and to accept payments. On 3B, artists will be able to create a schedule and say when they are available to work while clients will be able to select a timeslot on one of these days the artist is available. The artist will generate sizes, prices and estimated times it will take to complete, allowing the client to choose these options when booking their appointment. Stock management, client reviews and automated bookings are also being created.</w:t>
      </w:r>
    </w:p>
    <w:p w14:paraId="55D343B4" w14:textId="24D92BA8" w:rsidR="00187CB7" w:rsidRDefault="00187CB7" w:rsidP="00704021"/>
    <w:p w14:paraId="3A6C88A6" w14:textId="6965B3C0" w:rsidR="00187CB7" w:rsidRDefault="00187CB7" w:rsidP="00704021">
      <w:r>
        <w:t xml:space="preserve">With the automated appointments, if the client books a particular day and time every month, three or more consecutive times, the system will book that day the following month, or the nearest available date and time and will continue to book the following month until the client cancels. Also included is </w:t>
      </w:r>
      <w:r w:rsidR="003C15F0">
        <w:t>the optimisation feature where the website will be optimised to reduce costs.</w:t>
      </w:r>
    </w:p>
    <w:p w14:paraId="7DADC5FB" w14:textId="0E912A58" w:rsidR="003C15F0" w:rsidRDefault="003C15F0" w:rsidP="00704021"/>
    <w:p w14:paraId="721224B1" w14:textId="36DC15EE" w:rsidR="003C15F0" w:rsidRDefault="003C15F0" w:rsidP="00704021">
      <w:r>
        <w:t>The result of the client booking appointments through 3B is providing the artist to focus more on their skills and not having to worry about appointments, deposits and the like.</w:t>
      </w:r>
    </w:p>
    <w:p w14:paraId="0FE82379" w14:textId="77777777" w:rsidR="00187CB7" w:rsidRDefault="00187CB7" w:rsidP="00704021"/>
    <w:p w14:paraId="08438AAF" w14:textId="54139FD9" w:rsidR="00187CB7" w:rsidRDefault="00187CB7" w:rsidP="00704021">
      <w:r>
        <w:t xml:space="preserve"> </w:t>
      </w:r>
    </w:p>
    <w:p w14:paraId="6EBD607B" w14:textId="77777777" w:rsidR="00704021" w:rsidRPr="00FD222E" w:rsidRDefault="00704021" w:rsidP="00704021"/>
    <w:p w14:paraId="12E0D336" w14:textId="4A4FAFC5" w:rsidR="00994136" w:rsidRPr="00ED5E7E" w:rsidRDefault="00704021" w:rsidP="00994136">
      <w:pPr>
        <w:rPr>
          <w:rFonts w:cs="Arial"/>
        </w:rPr>
        <w:sectPr w:rsidR="00994136" w:rsidRPr="00ED5E7E" w:rsidSect="005E1CEF">
          <w:pgSz w:w="12240" w:h="15840" w:code="1"/>
          <w:pgMar w:top="1440" w:right="1797" w:bottom="1440" w:left="1797" w:header="709" w:footer="709" w:gutter="0"/>
          <w:cols w:space="708"/>
          <w:titlePg/>
          <w:docGrid w:linePitch="360"/>
        </w:sectPr>
      </w:pPr>
      <w:r>
        <w:rPr>
          <w:rFonts w:cs="Arial"/>
        </w:rPr>
        <w:t xml:space="preserve">. </w:t>
      </w:r>
    </w:p>
    <w:p w14:paraId="47C50B27" w14:textId="0C1FBB2F" w:rsidR="00D11421" w:rsidRPr="00075741" w:rsidRDefault="00D11421" w:rsidP="00994136">
      <w:pPr>
        <w:pStyle w:val="Heading1"/>
        <w:numPr>
          <w:ilvl w:val="0"/>
          <w:numId w:val="0"/>
        </w:numPr>
        <w:spacing w:after="0"/>
        <w:ind w:left="432"/>
      </w:pPr>
      <w:bookmarkStart w:id="1" w:name="_Toc26877799"/>
      <w:r w:rsidRPr="00075741">
        <w:lastRenderedPageBreak/>
        <w:t>Definitions, Acronyms, and Abbreviations</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5751"/>
      </w:tblGrid>
      <w:tr w:rsidR="00994136" w:rsidRPr="00FD222E" w14:paraId="271D0BF4" w14:textId="77777777" w:rsidTr="00994136">
        <w:tc>
          <w:tcPr>
            <w:tcW w:w="2879" w:type="dxa"/>
          </w:tcPr>
          <w:p w14:paraId="0F72A984" w14:textId="77777777" w:rsidR="00994136" w:rsidRPr="00FD222E" w:rsidRDefault="00994136" w:rsidP="009B2F24">
            <w:pPr>
              <w:rPr>
                <w:b/>
              </w:rPr>
            </w:pPr>
            <w:r w:rsidRPr="00FD222E">
              <w:rPr>
                <w:b/>
              </w:rPr>
              <w:t>Acronym</w:t>
            </w:r>
          </w:p>
        </w:tc>
        <w:tc>
          <w:tcPr>
            <w:tcW w:w="5751" w:type="dxa"/>
          </w:tcPr>
          <w:p w14:paraId="3CDDE167" w14:textId="77777777" w:rsidR="00994136" w:rsidRPr="00FD222E" w:rsidRDefault="00994136" w:rsidP="009B2F24">
            <w:pPr>
              <w:rPr>
                <w:b/>
              </w:rPr>
            </w:pPr>
            <w:r w:rsidRPr="00FD222E">
              <w:rPr>
                <w:b/>
              </w:rPr>
              <w:t>Definition</w:t>
            </w:r>
          </w:p>
        </w:tc>
      </w:tr>
      <w:tr w:rsidR="00994136" w:rsidRPr="00FD222E" w14:paraId="01AFBA4E" w14:textId="77777777" w:rsidTr="00994136">
        <w:tc>
          <w:tcPr>
            <w:tcW w:w="2879" w:type="dxa"/>
          </w:tcPr>
          <w:p w14:paraId="206059D2" w14:textId="77777777" w:rsidR="00994136" w:rsidRPr="00FD222E" w:rsidRDefault="00994136" w:rsidP="009B2F24">
            <w:r w:rsidRPr="00FD222E">
              <w:t>3B</w:t>
            </w:r>
          </w:p>
        </w:tc>
        <w:tc>
          <w:tcPr>
            <w:tcW w:w="5751" w:type="dxa"/>
          </w:tcPr>
          <w:p w14:paraId="2B62A063" w14:textId="77777777" w:rsidR="00994136" w:rsidRPr="00FD222E" w:rsidRDefault="00994136" w:rsidP="009B2F24">
            <w:r w:rsidRPr="00FD222E">
              <w:t>Body Branding Bookings, the working name of the project.</w:t>
            </w:r>
          </w:p>
        </w:tc>
      </w:tr>
      <w:tr w:rsidR="00994136" w:rsidRPr="00FD222E" w14:paraId="7531676E" w14:textId="77777777" w:rsidTr="00994136">
        <w:tc>
          <w:tcPr>
            <w:tcW w:w="2879" w:type="dxa"/>
          </w:tcPr>
          <w:p w14:paraId="4D8AE8A0" w14:textId="77777777" w:rsidR="00994136" w:rsidRPr="00FD222E" w:rsidRDefault="00994136" w:rsidP="009B2F24">
            <w:r w:rsidRPr="00FD222E">
              <w:t>Artist</w:t>
            </w:r>
          </w:p>
        </w:tc>
        <w:tc>
          <w:tcPr>
            <w:tcW w:w="5751" w:type="dxa"/>
          </w:tcPr>
          <w:p w14:paraId="650B14FF" w14:textId="77777777" w:rsidR="00994136" w:rsidRPr="00FD222E" w:rsidRDefault="00994136" w:rsidP="009B2F24">
            <w:r w:rsidRPr="00FD222E">
              <w:t>A tattooist, body piercer or a body modifier</w:t>
            </w:r>
          </w:p>
        </w:tc>
      </w:tr>
      <w:tr w:rsidR="00994136" w:rsidRPr="00FD222E" w14:paraId="451F5527" w14:textId="77777777" w:rsidTr="00994136">
        <w:tc>
          <w:tcPr>
            <w:tcW w:w="2879" w:type="dxa"/>
          </w:tcPr>
          <w:p w14:paraId="0359DD47" w14:textId="77777777" w:rsidR="00994136" w:rsidRPr="00FD222E" w:rsidRDefault="00994136" w:rsidP="009B2F24">
            <w:r w:rsidRPr="00FD222E">
              <w:t>Client</w:t>
            </w:r>
          </w:p>
        </w:tc>
        <w:tc>
          <w:tcPr>
            <w:tcW w:w="5751" w:type="dxa"/>
          </w:tcPr>
          <w:p w14:paraId="298A9914" w14:textId="77777777" w:rsidR="00994136" w:rsidRPr="00FD222E" w:rsidRDefault="00994136" w:rsidP="009B2F24">
            <w:r w:rsidRPr="00FD222E">
              <w:t>A customer of the Artist</w:t>
            </w:r>
          </w:p>
        </w:tc>
      </w:tr>
      <w:tr w:rsidR="00994136" w:rsidRPr="00FD222E" w14:paraId="77CC269A" w14:textId="77777777" w:rsidTr="00994136">
        <w:tc>
          <w:tcPr>
            <w:tcW w:w="2879" w:type="dxa"/>
          </w:tcPr>
          <w:p w14:paraId="5E129E8B" w14:textId="77777777" w:rsidR="00994136" w:rsidRPr="00FD222E" w:rsidRDefault="00994136" w:rsidP="009B2F24">
            <w:r w:rsidRPr="00FD222E">
              <w:t>User</w:t>
            </w:r>
          </w:p>
        </w:tc>
        <w:tc>
          <w:tcPr>
            <w:tcW w:w="5751" w:type="dxa"/>
          </w:tcPr>
          <w:p w14:paraId="0B59317C" w14:textId="77777777" w:rsidR="00994136" w:rsidRPr="00FD222E" w:rsidRDefault="00994136" w:rsidP="009B2F24">
            <w:r w:rsidRPr="00FD222E">
              <w:t>Either an artist or client.</w:t>
            </w:r>
          </w:p>
        </w:tc>
      </w:tr>
      <w:tr w:rsidR="00994136" w:rsidRPr="00FD222E" w14:paraId="492962E6" w14:textId="77777777" w:rsidTr="00994136">
        <w:tc>
          <w:tcPr>
            <w:tcW w:w="2879" w:type="dxa"/>
          </w:tcPr>
          <w:p w14:paraId="5248DC3F" w14:textId="215BF277" w:rsidR="00994136" w:rsidRPr="00FD222E" w:rsidRDefault="00994136" w:rsidP="009B2F24">
            <w:r>
              <w:t>AWS</w:t>
            </w:r>
          </w:p>
        </w:tc>
        <w:tc>
          <w:tcPr>
            <w:tcW w:w="5751" w:type="dxa"/>
          </w:tcPr>
          <w:p w14:paraId="50362B56" w14:textId="5F6D1E25" w:rsidR="00994136" w:rsidRPr="00FD222E" w:rsidRDefault="00994136" w:rsidP="009B2F24">
            <w:r>
              <w:t>Amazon Web Services</w:t>
            </w:r>
          </w:p>
        </w:tc>
      </w:tr>
      <w:tr w:rsidR="00994136" w:rsidRPr="00FD222E" w14:paraId="13698544" w14:textId="77777777" w:rsidTr="00994136">
        <w:tc>
          <w:tcPr>
            <w:tcW w:w="2879" w:type="dxa"/>
          </w:tcPr>
          <w:p w14:paraId="6DF1E9DD" w14:textId="0E09279E" w:rsidR="00994136" w:rsidRPr="00FD222E" w:rsidRDefault="00994136" w:rsidP="009B2F24">
            <w:r w:rsidRPr="00FD222E">
              <w:t xml:space="preserve">AWS Cloud 9 </w:t>
            </w:r>
          </w:p>
        </w:tc>
        <w:tc>
          <w:tcPr>
            <w:tcW w:w="5751" w:type="dxa"/>
          </w:tcPr>
          <w:p w14:paraId="74A5B04E" w14:textId="77777777" w:rsidR="00994136" w:rsidRPr="00FD222E" w:rsidRDefault="00994136" w:rsidP="009B2F24">
            <w:r w:rsidRPr="00FD222E">
              <w:t>A cloud-based integrated development system (IDE) for writing, running and debugging code.</w:t>
            </w:r>
          </w:p>
        </w:tc>
      </w:tr>
      <w:tr w:rsidR="00994136" w:rsidRPr="00FD222E" w14:paraId="442B8E61" w14:textId="77777777" w:rsidTr="00994136">
        <w:tc>
          <w:tcPr>
            <w:tcW w:w="2879" w:type="dxa"/>
          </w:tcPr>
          <w:p w14:paraId="522A4EF4" w14:textId="77777777" w:rsidR="00994136" w:rsidRPr="00FD222E" w:rsidRDefault="00994136" w:rsidP="009B2F24">
            <w:r w:rsidRPr="00FD222E">
              <w:t>AES</w:t>
            </w:r>
          </w:p>
        </w:tc>
        <w:tc>
          <w:tcPr>
            <w:tcW w:w="5751" w:type="dxa"/>
          </w:tcPr>
          <w:p w14:paraId="3C23CAE5" w14:textId="77777777" w:rsidR="00994136" w:rsidRPr="00FD222E" w:rsidRDefault="00994136" w:rsidP="009B2F24">
            <w:r w:rsidRPr="00FD222E">
              <w:t>A type of encryption used in databases.</w:t>
            </w:r>
          </w:p>
        </w:tc>
      </w:tr>
    </w:tbl>
    <w:p w14:paraId="385CB39F" w14:textId="77777777" w:rsidR="00D11421" w:rsidRPr="00075741" w:rsidRDefault="00D11421" w:rsidP="00994136">
      <w:pPr>
        <w:rPr>
          <w:rFonts w:cs="Arial"/>
        </w:rPr>
      </w:pPr>
    </w:p>
    <w:p w14:paraId="684AF19F" w14:textId="34422AEC" w:rsidR="00011932" w:rsidRDefault="00011932" w:rsidP="00994136">
      <w:pPr>
        <w:pStyle w:val="Heading1"/>
        <w:spacing w:after="0"/>
      </w:pPr>
      <w:bookmarkStart w:id="2" w:name="_Toc26877800"/>
      <w:r w:rsidRPr="00075741">
        <w:lastRenderedPageBreak/>
        <w:t>Introduction</w:t>
      </w:r>
      <w:bookmarkEnd w:id="2"/>
    </w:p>
    <w:p w14:paraId="580C7984" w14:textId="623DE277" w:rsidR="003C15F0" w:rsidRDefault="003C15F0" w:rsidP="003C15F0">
      <w:r>
        <w:t>The current issue that face artists at the moment are people cancelling on their appointments and not paying a deposit. This wastes the artist’s time and energy, while they are getting nothing from it. The reasoning behind the project is to simplify this process and give the artist more flexibility to focus on the likes of research, drawing templates, and exploring their skills.</w:t>
      </w:r>
    </w:p>
    <w:p w14:paraId="7B25D1C2" w14:textId="74ECFA35" w:rsidR="003C15F0" w:rsidRDefault="003C15F0" w:rsidP="003C15F0"/>
    <w:p w14:paraId="44E74733" w14:textId="6CFC6A53" w:rsidR="009B2F24" w:rsidRPr="00FD222E" w:rsidRDefault="003C15F0" w:rsidP="009B2F24">
      <w:r>
        <w:t>The aim of the system is to provide a service for the artists to assist them with time management relating to appointments. The objectives are for the artist to create a custom schedule using a built-in calendar, for the artist to manage stock control, for the client to book an appointment, to review an artist in by means of rating and commencing</w:t>
      </w:r>
      <w:proofErr w:type="gramStart"/>
      <w:r>
        <w:t xml:space="preserve">, </w:t>
      </w:r>
      <w:r w:rsidR="009B2F24" w:rsidRPr="00FD222E">
        <w:t>.</w:t>
      </w:r>
      <w:proofErr w:type="gramEnd"/>
    </w:p>
    <w:p w14:paraId="77A350DB" w14:textId="77777777" w:rsidR="009B2F24" w:rsidRPr="00FD222E" w:rsidRDefault="009B2F24" w:rsidP="009B2F24"/>
    <w:p w14:paraId="4F61DFE3" w14:textId="3C90CC70" w:rsidR="009B2F24" w:rsidRPr="00FD222E" w:rsidRDefault="009B2F24" w:rsidP="009B2F24">
      <w:r w:rsidRPr="00FD222E">
        <w:t xml:space="preserve">The developer has many tattoos and piercings and knows </w:t>
      </w:r>
      <w:r>
        <w:t>first-hand</w:t>
      </w:r>
      <w:r w:rsidRPr="00FD222E">
        <w:t xml:space="preserve"> how unnecessarily complicated booking a tattoo appointment can be and booking an artist that can be trusted. From dealing with deposits, changing appointment dates due to conflicts, it seems that this is far more complex</w:t>
      </w:r>
      <w:r>
        <w:t xml:space="preserve"> than</w:t>
      </w:r>
      <w:r w:rsidRPr="00FD222E">
        <w:t xml:space="preserve"> it needs to be. The project will address this.</w:t>
      </w:r>
    </w:p>
    <w:p w14:paraId="78D6EAE4" w14:textId="77777777" w:rsidR="009B2F24" w:rsidRPr="00FD222E" w:rsidRDefault="009B2F24" w:rsidP="009B2F24"/>
    <w:p w14:paraId="67FE2E74" w14:textId="77777777" w:rsidR="009B2F24" w:rsidRPr="00FD222E" w:rsidRDefault="009B2F24" w:rsidP="009B2F24">
      <w:r w:rsidRPr="00FD222E">
        <w:t xml:space="preserve">3B will have an artist area and a client area. The artist will be able to set when they are available to work and set the likes of prices, sizes, locations (of tattoo/piercing), how long it will take to complete, and so on. Currently, there is no appointment service that fully caters to artists. With body modification becoming more and more popular, it is becoming a necessity. </w:t>
      </w:r>
    </w:p>
    <w:p w14:paraId="1D48FB46" w14:textId="77777777" w:rsidR="009B2F24" w:rsidRPr="00FD222E" w:rsidRDefault="009B2F24" w:rsidP="009B2F24"/>
    <w:p w14:paraId="0A212465" w14:textId="262351FD" w:rsidR="009B2F24" w:rsidRDefault="009B2F24" w:rsidP="009B2F24">
      <w:r w:rsidRPr="00FD222E">
        <w:t>Another feature includes personalisation. This will be aimed at the client. An example of this would be when the client books a tattoo, they would see artist’s pages for piercings and other body modifications, as well as shops nearby to their booked appointment.</w:t>
      </w:r>
    </w:p>
    <w:p w14:paraId="340D0C8F" w14:textId="77777777" w:rsidR="00A53746" w:rsidRPr="00FD222E" w:rsidRDefault="00A53746" w:rsidP="009B2F24"/>
    <w:p w14:paraId="347DE6A6" w14:textId="6356A737" w:rsidR="009B2F24" w:rsidRDefault="00A53746" w:rsidP="009B2F24">
      <w:r>
        <w:t xml:space="preserve">In regard to optimisation, the system will </w:t>
      </w:r>
      <w:r w:rsidR="009B2F24" w:rsidRPr="00FD222E">
        <w:t xml:space="preserve">need an Internet connection to operate correctly. However, a cached version of the appointment schedule for the artists and what appointments have been booked will be generated, so users will not have an issue </w:t>
      </w:r>
      <w:r w:rsidR="009B2F24" w:rsidRPr="00FD222E">
        <w:lastRenderedPageBreak/>
        <w:t>viewing these, even if internet or capacity issues occur.</w:t>
      </w:r>
      <w:r>
        <w:t xml:space="preserve"> Other optimisation techniques will be considered.</w:t>
      </w:r>
    </w:p>
    <w:p w14:paraId="477DFD13" w14:textId="77777777" w:rsidR="009B2F24" w:rsidRPr="00FD222E" w:rsidRDefault="009B2F24" w:rsidP="009B2F24"/>
    <w:p w14:paraId="5D062B5F" w14:textId="77777777" w:rsidR="009B2F24" w:rsidRPr="00FD222E" w:rsidRDefault="009B2F24" w:rsidP="009B2F24">
      <w:r w:rsidRPr="00FD222E">
        <w:t>Users will need to create an account with email and password, or via social login (e.g. Facebook or Google) as only registered users will be able to create their work schedule and view their appointments, and use the service.</w:t>
      </w:r>
    </w:p>
    <w:p w14:paraId="50BAB6C6" w14:textId="77777777" w:rsidR="009B2F24" w:rsidRPr="00FD222E" w:rsidRDefault="009B2F24" w:rsidP="009B2F24"/>
    <w:p w14:paraId="2602ACE9" w14:textId="054AD93E" w:rsidR="009B2F24" w:rsidRDefault="009B2F24" w:rsidP="009B2F24">
      <w:r w:rsidRPr="00FD222E">
        <w:t xml:space="preserve">(AWS) Cloud 9 will be used to develop the prototype to create one Use Case and have it working. It will be further developed in Cloud 9 after this, but it is expected that it be transferred to its own domain and hosting before completion. Cloud 9 uses website coding such as HTML, JavaScript, jQuery. </w:t>
      </w:r>
      <w:r>
        <w:t>MySQL</w:t>
      </w:r>
      <w:r w:rsidRPr="00FD222E">
        <w:t xml:space="preserve"> will be used for the databases. Encryption will also be used in communication to the databases.</w:t>
      </w:r>
    </w:p>
    <w:p w14:paraId="286F63D8" w14:textId="77777777" w:rsidR="001E7746" w:rsidRDefault="001E7746" w:rsidP="009B2F24"/>
    <w:p w14:paraId="237CE403" w14:textId="2040373D" w:rsidR="001E7746" w:rsidRPr="00FD222E" w:rsidRDefault="001E7746" w:rsidP="009B2F24">
      <w:r>
        <w:t>XXXXXXX Structure XX</w:t>
      </w:r>
    </w:p>
    <w:p w14:paraId="684AF1A2" w14:textId="77A8AFFB" w:rsidR="00011932" w:rsidRPr="00075741" w:rsidRDefault="00F077BB" w:rsidP="00994136">
      <w:pPr>
        <w:pStyle w:val="Heading1"/>
      </w:pPr>
      <w:bookmarkStart w:id="3" w:name="_Toc26877801"/>
      <w:r w:rsidRPr="00075741">
        <w:lastRenderedPageBreak/>
        <w:t>Background</w:t>
      </w:r>
      <w:bookmarkEnd w:id="3"/>
    </w:p>
    <w:p w14:paraId="748D3494" w14:textId="0861BF7D" w:rsidR="009B2F24" w:rsidRDefault="009B2F24" w:rsidP="009B2F24">
      <w:pPr>
        <w:rPr>
          <w:lang w:val="en-GB"/>
        </w:rPr>
      </w:pPr>
      <w:r w:rsidRPr="009B2F24">
        <w:rPr>
          <w:lang w:val="en-GB"/>
        </w:rPr>
        <w:t>The original idea for this project came about in early 2019. The thought process was to create a social networking Android app. A website, Inked-Up.com, was a comparison for the app. This site specifically targets adult men who are into body modification such as tattoos and piercings. With this site, it’s felt that it is dealing with a very distinctive niche which would not be ideal for everyone. The site also seems very outdated and seemingly has become a replacement platform from Tumblr, since adult content is no longer permitted.  (Tatú, 2018) (Inked-Up.com, 2019)</w:t>
      </w:r>
    </w:p>
    <w:p w14:paraId="28FBC53A" w14:textId="77777777" w:rsidR="009B2F24" w:rsidRPr="009B2F24" w:rsidRDefault="009B2F24" w:rsidP="009B2F24">
      <w:pPr>
        <w:rPr>
          <w:lang w:val="en-GB"/>
        </w:rPr>
      </w:pPr>
    </w:p>
    <w:p w14:paraId="6827048E" w14:textId="5DC9F8FE" w:rsidR="009B2F24" w:rsidRDefault="009B2F24" w:rsidP="009B2F24">
      <w:pPr>
        <w:rPr>
          <w:lang w:val="en-GB"/>
        </w:rPr>
      </w:pPr>
      <w:r w:rsidRPr="009B2F24">
        <w:rPr>
          <w:lang w:val="en-GB"/>
        </w:rPr>
        <w:t xml:space="preserve">With new social networking platforms being developed, with an example of </w:t>
      </w:r>
      <w:proofErr w:type="spellStart"/>
      <w:r w:rsidRPr="009B2F24">
        <w:rPr>
          <w:lang w:val="en-GB"/>
        </w:rPr>
        <w:t>TikTok</w:t>
      </w:r>
      <w:proofErr w:type="spellEnd"/>
      <w:r w:rsidRPr="009B2F24">
        <w:rPr>
          <w:lang w:val="en-GB"/>
        </w:rPr>
        <w:t xml:space="preserve"> being the newest and most popular, the app was going to be similar to the likes of Facebook and Inked-Up.com, but for everyone with an interest in body modifications. The ability to rate tattoo Artists was also to be implemented.</w:t>
      </w:r>
    </w:p>
    <w:p w14:paraId="28620796" w14:textId="77777777" w:rsidR="009B2F24" w:rsidRPr="009B2F24" w:rsidRDefault="009B2F24" w:rsidP="009B2F24">
      <w:pPr>
        <w:rPr>
          <w:lang w:val="en-GB"/>
        </w:rPr>
      </w:pPr>
    </w:p>
    <w:p w14:paraId="3BE69FEA" w14:textId="53C9BAC4" w:rsidR="009B2F24" w:rsidRDefault="009B2F24" w:rsidP="009B2F24">
      <w:pPr>
        <w:rPr>
          <w:lang w:val="en-GB"/>
        </w:rPr>
      </w:pPr>
      <w:r w:rsidRPr="009B2F24">
        <w:rPr>
          <w:lang w:val="en-GB"/>
        </w:rPr>
        <w:t>With this current project, it will be on the same general topic; tattoos, piercings and body modifications. Trying to book an appointment to get a tattoo or piercing is quite tedious in some situations. Contacting the artist or Artist can be troublesome, either contacting them through social networking sites or by email. There are delays in communication. It seems like a long process just to get an appointment.</w:t>
      </w:r>
    </w:p>
    <w:p w14:paraId="7D0ED0A9" w14:textId="77777777" w:rsidR="009B2F24" w:rsidRPr="009B2F24" w:rsidRDefault="009B2F24" w:rsidP="009B2F24">
      <w:pPr>
        <w:rPr>
          <w:lang w:val="en-GB"/>
        </w:rPr>
      </w:pPr>
    </w:p>
    <w:p w14:paraId="1991B62B" w14:textId="3C67CCF8" w:rsidR="009B2F24" w:rsidRDefault="009B2F24" w:rsidP="009B2F24">
      <w:pPr>
        <w:rPr>
          <w:lang w:val="en-GB"/>
        </w:rPr>
      </w:pPr>
      <w:r w:rsidRPr="009B2F24">
        <w:rPr>
          <w:lang w:val="en-GB"/>
        </w:rPr>
        <w:t xml:space="preserve">It’s common knowledge that, especially, for getting a tattoo, a deposit is required. This means that the client needs to go to the Artist or tattooist, give their deposit, and then return for the appointment. If the client doesn’t pay the deposit, their appointment is still there and it wastes the artist’s time. A good starting point to this project is to automate these.  </w:t>
      </w:r>
    </w:p>
    <w:p w14:paraId="752F1D62" w14:textId="77777777" w:rsidR="009B2F24" w:rsidRPr="009B2F24" w:rsidRDefault="009B2F24" w:rsidP="009B2F24">
      <w:pPr>
        <w:rPr>
          <w:lang w:val="en-GB"/>
        </w:rPr>
      </w:pPr>
    </w:p>
    <w:p w14:paraId="06064127" w14:textId="2B8729E5" w:rsidR="009B2F24" w:rsidRDefault="009B2F24" w:rsidP="009B2F24">
      <w:pPr>
        <w:rPr>
          <w:lang w:val="en-GB"/>
        </w:rPr>
      </w:pPr>
      <w:r w:rsidRPr="009B2F24">
        <w:rPr>
          <w:lang w:val="en-GB"/>
        </w:rPr>
        <w:t xml:space="preserve">To remedy this, the idea of Body Branding Bookings (3B) was generated. With 3B, the artist can select the dates they wish to work and where they are available. The clients can book one of these timeslots. The general size and/or the time it will take to complete the appointment will be set by the artist and selected by the client to determine the correct </w:t>
      </w:r>
      <w:r w:rsidRPr="009B2F24">
        <w:rPr>
          <w:lang w:val="en-GB"/>
        </w:rPr>
        <w:lastRenderedPageBreak/>
        <w:t xml:space="preserve">time slot needed to be allocated. Artists will have a page where clients can rate and leave reviews. </w:t>
      </w:r>
    </w:p>
    <w:p w14:paraId="7B5F023E" w14:textId="77777777" w:rsidR="009B2F24" w:rsidRPr="009B2F24" w:rsidRDefault="009B2F24" w:rsidP="009B2F24">
      <w:pPr>
        <w:rPr>
          <w:lang w:val="en-GB"/>
        </w:rPr>
      </w:pPr>
    </w:p>
    <w:p w14:paraId="3AD510AA" w14:textId="0B62F08D" w:rsidR="009B2F24" w:rsidRDefault="009B2F24" w:rsidP="009B2F24">
      <w:pPr>
        <w:rPr>
          <w:lang w:val="en-GB"/>
        </w:rPr>
      </w:pPr>
      <w:r w:rsidRPr="009B2F24">
        <w:rPr>
          <w:lang w:val="en-GB"/>
        </w:rPr>
        <w:t>Java, JavaScript and jQuery will be revisited. These will greatly be beneficial to the project. If a new language is needed, it will be heavily considered.</w:t>
      </w:r>
    </w:p>
    <w:p w14:paraId="6DB3164E" w14:textId="7FD3CBA7" w:rsidR="008337D3" w:rsidRDefault="008337D3" w:rsidP="009B2F24">
      <w:pPr>
        <w:rPr>
          <w:lang w:val="en-GB"/>
        </w:rPr>
      </w:pPr>
    </w:p>
    <w:p w14:paraId="7B38BE73" w14:textId="58E39E0E" w:rsidR="008337D3" w:rsidRDefault="008337D3" w:rsidP="009B2F24">
      <w:pPr>
        <w:rPr>
          <w:lang w:val="en-GB"/>
        </w:rPr>
      </w:pPr>
      <w:r>
        <w:rPr>
          <w:lang w:val="en-GB"/>
        </w:rPr>
        <w:t>This document discusses the objectives to determine what are the main goals of the project. After this, what research was completed is discussed as to what similar projects are out there. It discusses the requirements of the projects going into the functional requirements, non-functional requirements and more. The design of the project is discussed</w:t>
      </w:r>
      <w:r w:rsidR="00967FE8">
        <w:rPr>
          <w:lang w:val="en-GB"/>
        </w:rPr>
        <w:t xml:space="preserve"> with the system architecture, implementation and so on. Finally, testing is discussed to evaluate the project. </w:t>
      </w:r>
    </w:p>
    <w:p w14:paraId="684AF1A6" w14:textId="0607332A" w:rsidR="00F077BB" w:rsidRDefault="00323560" w:rsidP="00994136">
      <w:pPr>
        <w:pStyle w:val="Heading2"/>
        <w:spacing w:after="0"/>
      </w:pPr>
      <w:bookmarkStart w:id="4" w:name="_Toc26877802"/>
      <w:r>
        <w:t>Objectives</w:t>
      </w:r>
      <w:bookmarkEnd w:id="4"/>
    </w:p>
    <w:p w14:paraId="5D4295D7" w14:textId="68DD77B3" w:rsidR="00967FE8" w:rsidRPr="00967FE8" w:rsidRDefault="00967FE8" w:rsidP="00967FE8">
      <w:r>
        <w:t xml:space="preserve">The objectives here are </w:t>
      </w:r>
      <w:r w:rsidR="00AD65FC">
        <w:t>created</w:t>
      </w:r>
      <w:r>
        <w:t xml:space="preserve"> using the SMART method.</w:t>
      </w:r>
      <w:r w:rsidR="00AD65FC">
        <w:t xml:space="preserve"> </w:t>
      </w:r>
      <w:r>
        <w:t xml:space="preserve">SMART </w:t>
      </w:r>
      <w:r w:rsidR="00AD65FC">
        <w:t>is an acronym for</w:t>
      </w:r>
      <w:r>
        <w:t xml:space="preserve"> specific, measurable, achievable, realistic</w:t>
      </w:r>
      <w:r w:rsidR="00AD65FC">
        <w:t xml:space="preserve"> and</w:t>
      </w:r>
      <w:r>
        <w:t xml:space="preserve"> timebound. </w:t>
      </w:r>
      <w:sdt>
        <w:sdtPr>
          <w:id w:val="212160148"/>
          <w:citation/>
        </w:sdtPr>
        <w:sdtContent>
          <w:r>
            <w:fldChar w:fldCharType="begin"/>
          </w:r>
          <w:r>
            <w:rPr>
              <w:lang w:val="en-GB"/>
            </w:rPr>
            <w:instrText xml:space="preserve"> CITATION Deb19 \l 2057 </w:instrText>
          </w:r>
          <w:r>
            <w:fldChar w:fldCharType="separate"/>
          </w:r>
          <w:r w:rsidRPr="00967FE8">
            <w:rPr>
              <w:noProof/>
              <w:lang w:val="en-GB"/>
            </w:rPr>
            <w:t>(Herridge, 2019)</w:t>
          </w:r>
          <w:r>
            <w:fldChar w:fldCharType="end"/>
          </w:r>
        </w:sdtContent>
      </w:sdt>
    </w:p>
    <w:p w14:paraId="0B23213F" w14:textId="0EC8216D" w:rsidR="00323560" w:rsidRPr="00914446" w:rsidRDefault="00A07806" w:rsidP="00323560">
      <w:pPr>
        <w:pStyle w:val="Heading3"/>
        <w:rPr>
          <w:lang w:val="en-GB"/>
        </w:rPr>
      </w:pPr>
      <w:bookmarkStart w:id="5" w:name="_Toc26877803"/>
      <w:r>
        <w:rPr>
          <w:lang w:val="en-GB"/>
        </w:rPr>
        <w:t>Appointments (Artist)</w:t>
      </w:r>
      <w:bookmarkEnd w:id="5"/>
    </w:p>
    <w:p w14:paraId="0818AB26" w14:textId="06623902" w:rsidR="00A07806" w:rsidRDefault="00A07806" w:rsidP="00323560">
      <w:pPr>
        <w:rPr>
          <w:lang w:val="en-GB"/>
        </w:rPr>
      </w:pPr>
      <w:r>
        <w:rPr>
          <w:lang w:val="en-GB"/>
        </w:rPr>
        <w:t>This objective describes the artist’s view on the appointments</w:t>
      </w:r>
      <w:r w:rsidR="00AD65FC">
        <w:rPr>
          <w:lang w:val="en-GB"/>
        </w:rPr>
        <w:t xml:space="preserve">. That is, setting up the appointments area so the clients can book an appointment. </w:t>
      </w:r>
      <w:r>
        <w:rPr>
          <w:lang w:val="en-GB"/>
        </w:rPr>
        <w:t xml:space="preserve"> The goal of the appointments is for the artist to create a schedule, edit preferences such as sizes (e.g. of a tattoo), prices and sample images. Once these are completed, the artist can focus more on their skill and not worry about their appointments as much.</w:t>
      </w:r>
    </w:p>
    <w:p w14:paraId="4D7B3FF4" w14:textId="7B584C8C" w:rsidR="00AD65FC" w:rsidRDefault="00AD65FC" w:rsidP="00323560">
      <w:pPr>
        <w:rPr>
          <w:lang w:val="en-GB"/>
        </w:rPr>
      </w:pPr>
    </w:p>
    <w:p w14:paraId="6E280237" w14:textId="710F2D44" w:rsidR="00AD65FC" w:rsidRDefault="00AD65FC" w:rsidP="00323560">
      <w:pPr>
        <w:rPr>
          <w:lang w:val="en-GB"/>
        </w:rPr>
      </w:pPr>
      <w:r>
        <w:rPr>
          <w:lang w:val="en-GB"/>
        </w:rPr>
        <w:t>This will be measurable by how many of the artist’s clients prefer to book their appointment online rather than contact and pay the artist directly.</w:t>
      </w:r>
      <w:r w:rsidR="00FC11F8">
        <w:rPr>
          <w:lang w:val="en-GB"/>
        </w:rPr>
        <w:t xml:space="preserve"> </w:t>
      </w:r>
      <w:r>
        <w:rPr>
          <w:lang w:val="en-GB"/>
        </w:rPr>
        <w:t>This is an achievable objective. It is challenging for the developer and within reach.</w:t>
      </w:r>
    </w:p>
    <w:p w14:paraId="3CF60DAB" w14:textId="77777777" w:rsidR="00AD65FC" w:rsidRDefault="00AD65FC" w:rsidP="00323560">
      <w:pPr>
        <w:rPr>
          <w:lang w:val="en-GB"/>
        </w:rPr>
      </w:pPr>
    </w:p>
    <w:p w14:paraId="2B47ACE1" w14:textId="343E60EC" w:rsidR="00A07806" w:rsidRDefault="00AD65FC" w:rsidP="00323560">
      <w:pPr>
        <w:rPr>
          <w:lang w:val="en-GB"/>
        </w:rPr>
      </w:pPr>
      <w:r>
        <w:rPr>
          <w:lang w:val="en-GB"/>
        </w:rPr>
        <w:t xml:space="preserve">This is a realistic objective as this would be just a baseline for the artist’s appointments. For example, this could be furthered developed to work with artist’s who do “guest spots” in </w:t>
      </w:r>
      <w:r w:rsidR="00FC11F8">
        <w:rPr>
          <w:lang w:val="en-GB"/>
        </w:rPr>
        <w:t>other tattoo parlours</w:t>
      </w:r>
      <w:r>
        <w:rPr>
          <w:lang w:val="en-GB"/>
        </w:rPr>
        <w:t>. This is a very doable objective and should take no more than a month to complete.</w:t>
      </w:r>
    </w:p>
    <w:p w14:paraId="1DF0B63F" w14:textId="5D79CCEB" w:rsidR="00A07806" w:rsidRDefault="00A07806" w:rsidP="00A07806">
      <w:pPr>
        <w:pStyle w:val="Heading3"/>
        <w:rPr>
          <w:lang w:val="en-GB"/>
        </w:rPr>
      </w:pPr>
      <w:bookmarkStart w:id="6" w:name="_Toc26877804"/>
      <w:r>
        <w:rPr>
          <w:lang w:val="en-GB"/>
        </w:rPr>
        <w:lastRenderedPageBreak/>
        <w:t>Appointments (Client)</w:t>
      </w:r>
      <w:bookmarkEnd w:id="6"/>
    </w:p>
    <w:p w14:paraId="007C374E" w14:textId="7652B0E7" w:rsidR="00A07806" w:rsidRDefault="00AD65FC" w:rsidP="00323560">
      <w:pPr>
        <w:rPr>
          <w:lang w:val="en-GB"/>
        </w:rPr>
      </w:pPr>
      <w:r>
        <w:rPr>
          <w:lang w:val="en-GB"/>
        </w:rPr>
        <w:t>This objective describes the client’s view on the appointments. That is, the client booking an appointment, as well as automated appointments.</w:t>
      </w:r>
      <w:r w:rsidR="00FC11F8">
        <w:rPr>
          <w:lang w:val="en-GB"/>
        </w:rPr>
        <w:t xml:space="preserve"> The goal of this objective is to assist the client booking an appointment. They can select the date, time and size, and then pay (e.g. a deposit) for the appointment. If the client books on the same day in a month for more than three months; an automated appointed will be added. This means that an appointment will be generated on the client’s behalf in the fourth month.</w:t>
      </w:r>
    </w:p>
    <w:p w14:paraId="5D5993E3" w14:textId="77F9F6DB" w:rsidR="00FC11F8" w:rsidRDefault="00FC11F8" w:rsidP="00323560">
      <w:pPr>
        <w:rPr>
          <w:lang w:val="en-GB"/>
        </w:rPr>
      </w:pPr>
    </w:p>
    <w:p w14:paraId="4B801C94" w14:textId="616358C8" w:rsidR="00FC11F8" w:rsidRDefault="00FC11F8" w:rsidP="00323560">
      <w:pPr>
        <w:rPr>
          <w:lang w:val="en-GB"/>
        </w:rPr>
      </w:pPr>
      <w:r>
        <w:rPr>
          <w:lang w:val="en-GB"/>
        </w:rPr>
        <w:t xml:space="preserve">This is measured by the amount of returning clients and how many automated appointments have been book by a client. </w:t>
      </w:r>
    </w:p>
    <w:p w14:paraId="3B51D044" w14:textId="0BA72F74" w:rsidR="00FC11F8" w:rsidRDefault="00FC11F8" w:rsidP="00323560">
      <w:pPr>
        <w:rPr>
          <w:lang w:val="en-GB"/>
        </w:rPr>
      </w:pPr>
    </w:p>
    <w:p w14:paraId="58CC8C21" w14:textId="36753075" w:rsidR="00FC11F8" w:rsidRDefault="00FC11F8" w:rsidP="00323560">
      <w:pPr>
        <w:rPr>
          <w:lang w:val="en-GB"/>
        </w:rPr>
      </w:pPr>
      <w:r>
        <w:rPr>
          <w:lang w:val="en-GB"/>
        </w:rPr>
        <w:t xml:space="preserve">This is an achievable objective as it’s similar to the artist’s appointments but with added steps. This is a realistic objective as could be considered a baseline for what a customer can do on the website. </w:t>
      </w:r>
    </w:p>
    <w:p w14:paraId="6156CC70" w14:textId="2873A7F6" w:rsidR="00FC11F8" w:rsidRDefault="00FC11F8" w:rsidP="00323560">
      <w:pPr>
        <w:rPr>
          <w:lang w:val="en-GB"/>
        </w:rPr>
      </w:pPr>
    </w:p>
    <w:p w14:paraId="702AF923" w14:textId="1937C7FF" w:rsidR="00A07806" w:rsidRDefault="00FC11F8" w:rsidP="00323560">
      <w:pPr>
        <w:rPr>
          <w:lang w:val="en-GB"/>
        </w:rPr>
      </w:pPr>
      <w:r>
        <w:rPr>
          <w:lang w:val="en-GB"/>
        </w:rPr>
        <w:t>This is expected to be completed within six weeks.</w:t>
      </w:r>
    </w:p>
    <w:p w14:paraId="74E00F11" w14:textId="36D4A10D" w:rsidR="009C4D15" w:rsidRDefault="009C4D15" w:rsidP="00994136">
      <w:pPr>
        <w:pStyle w:val="Heading2"/>
        <w:spacing w:after="0"/>
      </w:pPr>
      <w:bookmarkStart w:id="7" w:name="_Toc26877805"/>
      <w:r>
        <w:t>Research</w:t>
      </w:r>
      <w:bookmarkEnd w:id="7"/>
    </w:p>
    <w:p w14:paraId="799BEC13" w14:textId="77777777" w:rsidR="009B2F24" w:rsidRPr="003F63FC" w:rsidRDefault="009B2F24" w:rsidP="009B2F24">
      <w:pPr>
        <w:pStyle w:val="Heading3"/>
        <w:rPr>
          <w:lang w:val="en-GB"/>
        </w:rPr>
      </w:pPr>
      <w:bookmarkStart w:id="8" w:name="_Toc26877806"/>
      <w:r>
        <w:rPr>
          <w:lang w:val="en-GB"/>
        </w:rPr>
        <w:t>Personalisation</w:t>
      </w:r>
      <w:bookmarkEnd w:id="8"/>
      <w:r>
        <w:rPr>
          <w:lang w:val="en-GB"/>
        </w:rPr>
        <w:t xml:space="preserve"> </w:t>
      </w:r>
    </w:p>
    <w:p w14:paraId="6DBC9999" w14:textId="7F8C05BA" w:rsidR="009B2F24" w:rsidRDefault="009B2F24" w:rsidP="009B2F24">
      <w:pPr>
        <w:rPr>
          <w:lang w:val="en-GB"/>
        </w:rPr>
      </w:pPr>
      <w:r>
        <w:rPr>
          <w:lang w:val="en-GB"/>
        </w:rPr>
        <w:t xml:space="preserve">Brick-and-mortar stores are beginning to put more digital knowhows into their stores. For the clients, this is a great benefit for them by making their experience better. Some of the brick-and-mortar stores are not developing their business’ technological skills, in regard to customer interaction. </w:t>
      </w:r>
      <w:sdt>
        <w:sdtPr>
          <w:rPr>
            <w:lang w:val="en-GB"/>
          </w:rPr>
          <w:id w:val="231901869"/>
          <w:citation/>
        </w:sdtPr>
        <w:sdtContent>
          <w:r>
            <w:rPr>
              <w:lang w:val="en-GB"/>
            </w:rPr>
            <w:fldChar w:fldCharType="begin"/>
          </w:r>
          <w:r>
            <w:instrText xml:space="preserve"> CITATION Jan18 \l 6153 </w:instrText>
          </w:r>
          <w:r>
            <w:rPr>
              <w:lang w:val="en-GB"/>
            </w:rPr>
            <w:fldChar w:fldCharType="separate"/>
          </w:r>
          <w:r w:rsidR="008337D3">
            <w:rPr>
              <w:noProof/>
            </w:rPr>
            <w:t>(Betzing, et al., 2018)</w:t>
          </w:r>
          <w:r>
            <w:rPr>
              <w:lang w:val="en-GB"/>
            </w:rPr>
            <w:fldChar w:fldCharType="end"/>
          </w:r>
        </w:sdtContent>
      </w:sdt>
      <w:r>
        <w:rPr>
          <w:lang w:val="en-GB"/>
        </w:rPr>
        <w:t xml:space="preserve"> However, there are methods of doing this. </w:t>
      </w:r>
    </w:p>
    <w:p w14:paraId="775D76CB" w14:textId="2A7B0663" w:rsidR="009B2F24" w:rsidRDefault="009B2F24" w:rsidP="009B2F24">
      <w:pPr>
        <w:rPr>
          <w:lang w:val="en-GB"/>
        </w:rPr>
      </w:pPr>
      <w:r>
        <w:rPr>
          <w:lang w:val="en-GB"/>
        </w:rPr>
        <w:t xml:space="preserve">When developing from a brick-and-mortar store to a more digitised one, the likes of sensors such as cameras and facial recognition devices can figure out the basics of a person; such as their height, gender, and approximate age. A person’s facial expressions can also be considered to explore whether the client is in a positive or negative mood and whether they are enjoying the service. This data can be obtained by using smart devices on a local network. </w:t>
      </w:r>
      <w:sdt>
        <w:sdtPr>
          <w:rPr>
            <w:lang w:val="en-GB"/>
          </w:rPr>
          <w:id w:val="2076473305"/>
          <w:citation/>
        </w:sdtPr>
        <w:sdtContent>
          <w:r>
            <w:rPr>
              <w:lang w:val="en-GB"/>
            </w:rPr>
            <w:fldChar w:fldCharType="begin"/>
          </w:r>
          <w:r>
            <w:instrText xml:space="preserve"> CITATION Jan18 \l 6153 </w:instrText>
          </w:r>
          <w:r>
            <w:rPr>
              <w:lang w:val="en-GB"/>
            </w:rPr>
            <w:fldChar w:fldCharType="separate"/>
          </w:r>
          <w:r w:rsidR="008337D3">
            <w:rPr>
              <w:noProof/>
            </w:rPr>
            <w:t>(Betzing, et al., 2018)</w:t>
          </w:r>
          <w:r>
            <w:rPr>
              <w:lang w:val="en-GB"/>
            </w:rPr>
            <w:fldChar w:fldCharType="end"/>
          </w:r>
        </w:sdtContent>
      </w:sdt>
      <w:sdt>
        <w:sdtPr>
          <w:rPr>
            <w:lang w:val="en-GB"/>
          </w:rPr>
          <w:id w:val="323096666"/>
          <w:citation/>
        </w:sdtPr>
        <w:sdtContent>
          <w:r>
            <w:rPr>
              <w:lang w:val="en-GB"/>
            </w:rPr>
            <w:fldChar w:fldCharType="begin"/>
          </w:r>
          <w:r>
            <w:rPr>
              <w:lang w:val="en-US"/>
            </w:rPr>
            <w:instrText xml:space="preserve">CITATION Fel19 \l 1033 </w:instrText>
          </w:r>
          <w:r>
            <w:rPr>
              <w:lang w:val="en-GB"/>
            </w:rPr>
            <w:fldChar w:fldCharType="separate"/>
          </w:r>
          <w:r w:rsidR="008337D3">
            <w:rPr>
              <w:noProof/>
              <w:lang w:val="en-US"/>
            </w:rPr>
            <w:t xml:space="preserve"> </w:t>
          </w:r>
          <w:r w:rsidR="008337D3" w:rsidRPr="008337D3">
            <w:rPr>
              <w:noProof/>
              <w:lang w:val="en-US"/>
            </w:rPr>
            <w:t>(Webner, 2019)</w:t>
          </w:r>
          <w:r>
            <w:rPr>
              <w:lang w:val="en-GB"/>
            </w:rPr>
            <w:fldChar w:fldCharType="end"/>
          </w:r>
        </w:sdtContent>
      </w:sdt>
    </w:p>
    <w:p w14:paraId="32EB67D9" w14:textId="77777777" w:rsidR="009B2F24" w:rsidRDefault="009B2F24" w:rsidP="009B2F24">
      <w:pPr>
        <w:rPr>
          <w:lang w:val="en-GB"/>
        </w:rPr>
      </w:pPr>
    </w:p>
    <w:p w14:paraId="57A33F75" w14:textId="78F598F1" w:rsidR="009B2F24" w:rsidRDefault="009B2F24" w:rsidP="009B2F24">
      <w:pPr>
        <w:rPr>
          <w:lang w:val="en-GB"/>
        </w:rPr>
      </w:pPr>
      <w:r>
        <w:rPr>
          <w:lang w:val="en-GB"/>
        </w:rPr>
        <w:lastRenderedPageBreak/>
        <w:t xml:space="preserve">This concept is similar to the physical store Amazon Go by Amazon, where Artificial Intelligence is used to keep track of the clients and store items. </w:t>
      </w:r>
      <w:sdt>
        <w:sdtPr>
          <w:rPr>
            <w:lang w:val="en-GB"/>
          </w:rPr>
          <w:id w:val="-1623226156"/>
          <w:citation/>
        </w:sdtPr>
        <w:sdtContent>
          <w:r>
            <w:rPr>
              <w:lang w:val="en-GB"/>
            </w:rPr>
            <w:fldChar w:fldCharType="begin"/>
          </w:r>
          <w:r>
            <w:instrText xml:space="preserve"> CITATION McF18 \l 6153 </w:instrText>
          </w:r>
          <w:r>
            <w:rPr>
              <w:lang w:val="en-GB"/>
            </w:rPr>
            <w:fldChar w:fldCharType="separate"/>
          </w:r>
          <w:r w:rsidR="008337D3">
            <w:rPr>
              <w:noProof/>
            </w:rPr>
            <w:t>(McFarland, 2018)</w:t>
          </w:r>
          <w:r>
            <w:rPr>
              <w:lang w:val="en-GB"/>
            </w:rPr>
            <w:fldChar w:fldCharType="end"/>
          </w:r>
        </w:sdtContent>
      </w:sdt>
    </w:p>
    <w:p w14:paraId="2CC65322" w14:textId="75A3718A" w:rsidR="009B2F24" w:rsidRDefault="009B2F24" w:rsidP="009B2F24">
      <w:pPr>
        <w:rPr>
          <w:lang w:val="en-GB"/>
        </w:rPr>
      </w:pPr>
      <w:r>
        <w:rPr>
          <w:lang w:val="en-GB"/>
        </w:rPr>
        <w:t>In this project, it is hoped that a personal experience can be added for the artists and clients. It is expected that personalisation with be sought from a user’s profile, such as their age, gender.</w:t>
      </w:r>
    </w:p>
    <w:p w14:paraId="1A47A143" w14:textId="77777777" w:rsidR="009B2F24" w:rsidRDefault="009B2F24" w:rsidP="009B2F24">
      <w:pPr>
        <w:rPr>
          <w:lang w:val="en-GB"/>
        </w:rPr>
      </w:pPr>
    </w:p>
    <w:p w14:paraId="4F6FFAD8" w14:textId="490250FE" w:rsidR="009B2F24" w:rsidRDefault="009B2F24" w:rsidP="009B2F24">
      <w:pPr>
        <w:rPr>
          <w:lang w:val="en-GB"/>
        </w:rPr>
      </w:pPr>
      <w:r>
        <w:rPr>
          <w:lang w:val="en-GB"/>
        </w:rPr>
        <w:t>In an example of how this could work; a male client who has just turned 18 and would like to get a tattoo. The system would ask the client to heavily consider whether they would want the tattoo, and to seriously consider avoiding visible areas such as the face, head or hands.</w:t>
      </w:r>
    </w:p>
    <w:p w14:paraId="78EA0F50" w14:textId="77777777" w:rsidR="009B2F24" w:rsidRDefault="009B2F24" w:rsidP="009B2F24">
      <w:pPr>
        <w:rPr>
          <w:lang w:val="en-GB"/>
        </w:rPr>
      </w:pPr>
    </w:p>
    <w:p w14:paraId="15F712DA" w14:textId="465A779C" w:rsidR="009B2F24" w:rsidRDefault="009B2F24" w:rsidP="009B2F24">
      <w:pPr>
        <w:rPr>
          <w:lang w:val="en-GB"/>
        </w:rPr>
      </w:pPr>
      <w:r>
        <w:rPr>
          <w:lang w:val="en-GB"/>
        </w:rPr>
        <w:t xml:space="preserve">However, if the client is a male in their mid-40s, this message would not be shown to them as the thought process for the client would be different. It could be assumed the client already has a lot of tattoos. Instead, an upload link to share their previously obtained tattoos would be shown. </w:t>
      </w:r>
    </w:p>
    <w:p w14:paraId="429AFBA1" w14:textId="77777777" w:rsidR="009B2F24" w:rsidRDefault="009B2F24" w:rsidP="009B2F24">
      <w:pPr>
        <w:pStyle w:val="Heading3"/>
        <w:rPr>
          <w:lang w:val="en-GB"/>
        </w:rPr>
      </w:pPr>
      <w:bookmarkStart w:id="9" w:name="_Toc26877807"/>
      <w:r>
        <w:rPr>
          <w:lang w:val="en-GB"/>
        </w:rPr>
        <w:t>Optimisation</w:t>
      </w:r>
      <w:bookmarkEnd w:id="9"/>
    </w:p>
    <w:p w14:paraId="4EB41F70" w14:textId="7D1680C2" w:rsidR="009B2F24" w:rsidRDefault="009B2F24" w:rsidP="009B2F24">
      <w:pPr>
        <w:rPr>
          <w:lang w:val="en-GB"/>
        </w:rPr>
      </w:pPr>
      <w:r>
        <w:rPr>
          <w:lang w:val="en-GB"/>
        </w:rPr>
        <w:t xml:space="preserve">Another consideration of this project is optimisation. If one takes the clothing and textile industry as an example, one can optimise what colours, fabrics and designs are in a high demand. This is completed by </w:t>
      </w:r>
      <w:r w:rsidRPr="003F63FC">
        <w:rPr>
          <w:lang w:val="en-GB"/>
        </w:rPr>
        <w:t>eliciting</w:t>
      </w:r>
      <w:r>
        <w:rPr>
          <w:lang w:val="en-GB"/>
        </w:rPr>
        <w:t xml:space="preserve"> and gathering “Product Usage Information (PUI)”. This is obtained from clients, experts and investors. From this data, the latest styles and what the client wants are known. </w:t>
      </w:r>
      <w:sdt>
        <w:sdtPr>
          <w:rPr>
            <w:lang w:val="en-GB"/>
          </w:rPr>
          <w:id w:val="-1882845712"/>
          <w:citation/>
        </w:sdtPr>
        <w:sdtContent>
          <w:r>
            <w:rPr>
              <w:lang w:val="en-GB"/>
            </w:rPr>
            <w:fldChar w:fldCharType="begin"/>
          </w:r>
          <w:r>
            <w:instrText xml:space="preserve"> CITATION Kar19 \l 6153 </w:instrText>
          </w:r>
          <w:r>
            <w:rPr>
              <w:lang w:val="en-GB"/>
            </w:rPr>
            <w:fldChar w:fldCharType="separate"/>
          </w:r>
          <w:r w:rsidR="008337D3">
            <w:rPr>
              <w:noProof/>
            </w:rPr>
            <w:t>(Hribernik, et al., 2019)</w:t>
          </w:r>
          <w:r>
            <w:rPr>
              <w:lang w:val="en-GB"/>
            </w:rPr>
            <w:fldChar w:fldCharType="end"/>
          </w:r>
        </w:sdtContent>
      </w:sdt>
    </w:p>
    <w:p w14:paraId="256C4F6C" w14:textId="77777777" w:rsidR="009B2F24" w:rsidRDefault="009B2F24" w:rsidP="009B2F24">
      <w:pPr>
        <w:rPr>
          <w:lang w:val="en-GB"/>
        </w:rPr>
      </w:pPr>
    </w:p>
    <w:p w14:paraId="6F26DE42" w14:textId="68762BB1" w:rsidR="009B2F24" w:rsidRDefault="009B2F24" w:rsidP="009B2F24">
      <w:pPr>
        <w:rPr>
          <w:lang w:val="en-GB"/>
        </w:rPr>
      </w:pPr>
      <w:r>
        <w:rPr>
          <w:lang w:val="en-GB"/>
        </w:rPr>
        <w:t xml:space="preserve">In this project, optimisation could be used for the general size of the tattoo, the colours of the ink used. If, for example, a lot of tattoos are small and use only use 3 or 4 colours, the system would recognise this and automatically order new colour inks to the artist. On that note, the artist could input how much ink would be used for a particular size and machine learning could be used to order and maintain stock with the artist. </w:t>
      </w:r>
    </w:p>
    <w:p w14:paraId="1877237C" w14:textId="77777777" w:rsidR="009B2F24" w:rsidRDefault="009B2F24" w:rsidP="009B2F24">
      <w:pPr>
        <w:rPr>
          <w:lang w:val="en-GB"/>
        </w:rPr>
      </w:pPr>
    </w:p>
    <w:p w14:paraId="16333DA7" w14:textId="41296A42" w:rsidR="009C4D15" w:rsidRPr="009C4D15" w:rsidRDefault="009B2F24" w:rsidP="009B2F24">
      <w:r>
        <w:rPr>
          <w:lang w:val="en-GB"/>
        </w:rPr>
        <w:lastRenderedPageBreak/>
        <w:t>The same would also go for piercings, if a certain ring or stud is used on a regular basis, these could be automatically ordered. The likes of stock control for piercers could also be controlled here.</w:t>
      </w:r>
    </w:p>
    <w:p w14:paraId="684AF1AA" w14:textId="77777777" w:rsidR="00F077BB" w:rsidRPr="00075741" w:rsidRDefault="00F077BB" w:rsidP="00994136">
      <w:pPr>
        <w:pStyle w:val="Heading1"/>
        <w:spacing w:after="0"/>
      </w:pPr>
      <w:bookmarkStart w:id="10" w:name="_Toc26877808"/>
      <w:r w:rsidRPr="00075741">
        <w:lastRenderedPageBreak/>
        <w:t>System</w:t>
      </w:r>
      <w:bookmarkEnd w:id="10"/>
    </w:p>
    <w:p w14:paraId="67F64807" w14:textId="0F3DC670" w:rsidR="009B2F24" w:rsidRPr="00FD222E" w:rsidRDefault="00F077BB" w:rsidP="009B2F24">
      <w:pPr>
        <w:pStyle w:val="Heading2"/>
      </w:pPr>
      <w:bookmarkStart w:id="11" w:name="_Toc26877809"/>
      <w:r w:rsidRPr="00075741">
        <w:t>Requirements</w:t>
      </w:r>
      <w:bookmarkEnd w:id="11"/>
      <w:r w:rsidR="009B2F24" w:rsidRPr="009B2F24">
        <w:t xml:space="preserve"> </w:t>
      </w:r>
    </w:p>
    <w:p w14:paraId="6E3618CB" w14:textId="77777777" w:rsidR="009B2F24" w:rsidRPr="00FD222E" w:rsidRDefault="009B2F24" w:rsidP="009B2F24">
      <w:pPr>
        <w:pStyle w:val="Heading3"/>
      </w:pPr>
      <w:bookmarkStart w:id="12" w:name="_Toc25767579"/>
      <w:bookmarkStart w:id="13" w:name="_Toc26877810"/>
      <w:r w:rsidRPr="00FD222E">
        <w:t>Functional requirements</w:t>
      </w:r>
      <w:bookmarkEnd w:id="12"/>
      <w:bookmarkEnd w:id="13"/>
    </w:p>
    <w:p w14:paraId="2C62254C" w14:textId="77777777" w:rsidR="009B2F24" w:rsidRPr="00FD222E" w:rsidRDefault="009B2F24" w:rsidP="009B2F24">
      <w:pPr>
        <w:rPr>
          <w:color w:val="4F81BD" w:themeColor="accent1"/>
          <w:szCs w:val="24"/>
        </w:rPr>
      </w:pPr>
      <w:r w:rsidRPr="00FD222E">
        <w:rPr>
          <w:szCs w:val="24"/>
        </w:rPr>
        <w:t>This section lists the functional requirements in ranked order. Functional requirements describe the estimated outcomes of the System.</w:t>
      </w:r>
    </w:p>
    <w:p w14:paraId="4C3DB0B2" w14:textId="77777777" w:rsidR="009B2F24" w:rsidRPr="00FD222E" w:rsidRDefault="009B2F24" w:rsidP="009B2F24">
      <w:pPr>
        <w:pStyle w:val="Heading4"/>
      </w:pPr>
      <w:bookmarkStart w:id="14" w:name="_Toc25767580"/>
      <w:r w:rsidRPr="00FD222E">
        <w:t>Use Case Diagram</w:t>
      </w:r>
      <w:bookmarkEnd w:id="14"/>
    </w:p>
    <w:p w14:paraId="75B07F91" w14:textId="77777777" w:rsidR="009B2F24" w:rsidRPr="00FD222E" w:rsidDel="00FD222E" w:rsidRDefault="009B2F24" w:rsidP="009B2F24">
      <w:pPr>
        <w:rPr>
          <w:del w:id="15" w:author="Joey Tatú" w:date="2019-11-27T14:43:00Z"/>
        </w:rPr>
      </w:pPr>
      <w:ins w:id="16" w:author="Joey Tatú [2]" w:date="2019-11-27T16:44:00Z">
        <w:r>
          <w:rPr>
            <w:noProof/>
          </w:rPr>
          <w:drawing>
            <wp:inline distT="0" distB="0" distL="0" distR="0" wp14:anchorId="065441D3" wp14:editId="696DE1CA">
              <wp:extent cx="5457825" cy="538505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_main.jpg"/>
                      <pic:cNvPicPr/>
                    </pic:nvPicPr>
                    <pic:blipFill>
                      <a:blip r:embed="rId11">
                        <a:extLst>
                          <a:ext uri="{28A0092B-C50C-407E-A947-70E740481C1C}">
                            <a14:useLocalDpi xmlns:a14="http://schemas.microsoft.com/office/drawing/2010/main" val="0"/>
                          </a:ext>
                        </a:extLst>
                      </a:blip>
                      <a:stretch>
                        <a:fillRect/>
                      </a:stretch>
                    </pic:blipFill>
                    <pic:spPr>
                      <a:xfrm>
                        <a:off x="0" y="0"/>
                        <a:ext cx="5458461" cy="5385681"/>
                      </a:xfrm>
                      <a:prstGeom prst="rect">
                        <a:avLst/>
                      </a:prstGeom>
                    </pic:spPr>
                  </pic:pic>
                </a:graphicData>
              </a:graphic>
            </wp:inline>
          </w:drawing>
        </w:r>
      </w:ins>
      <w:del w:id="17" w:author="Joey Tatú" w:date="2019-11-27T14:40:00Z">
        <w:r w:rsidRPr="00123095" w:rsidDel="004961AF">
          <w:rPr>
            <w:noProof/>
          </w:rPr>
          <w:drawing>
            <wp:inline distT="0" distB="0" distL="0" distR="0" wp14:anchorId="377BEDAE" wp14:editId="285A0A3F">
              <wp:extent cx="5362575" cy="6459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s.png"/>
                      <pic:cNvPicPr/>
                    </pic:nvPicPr>
                    <pic:blipFill>
                      <a:blip r:embed="rId12">
                        <a:extLst>
                          <a:ext uri="{28A0092B-C50C-407E-A947-70E740481C1C}">
                            <a14:useLocalDpi xmlns:a14="http://schemas.microsoft.com/office/drawing/2010/main" val="0"/>
                          </a:ext>
                        </a:extLst>
                      </a:blip>
                      <a:stretch>
                        <a:fillRect/>
                      </a:stretch>
                    </pic:blipFill>
                    <pic:spPr>
                      <a:xfrm>
                        <a:off x="0" y="0"/>
                        <a:ext cx="5374108" cy="6473079"/>
                      </a:xfrm>
                      <a:prstGeom prst="rect">
                        <a:avLst/>
                      </a:prstGeom>
                    </pic:spPr>
                  </pic:pic>
                </a:graphicData>
              </a:graphic>
            </wp:inline>
          </w:drawing>
        </w:r>
      </w:del>
      <w:ins w:id="18" w:author="Joey Tatú" w:date="2019-11-27T14:43:00Z">
        <w:del w:id="19" w:author="Joey Tatú [2]" w:date="2019-11-27T16:44:00Z">
          <w:r w:rsidRPr="00123095" w:rsidDel="005262EB">
            <w:rPr>
              <w:noProof/>
            </w:rPr>
            <w:drawing>
              <wp:inline distT="0" distB="0" distL="0" distR="0" wp14:anchorId="2147EB28" wp14:editId="5F150FF5">
                <wp:extent cx="5486400" cy="5413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_main.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5413375"/>
                        </a:xfrm>
                        <a:prstGeom prst="rect">
                          <a:avLst/>
                        </a:prstGeom>
                      </pic:spPr>
                    </pic:pic>
                  </a:graphicData>
                </a:graphic>
              </wp:inline>
            </w:drawing>
          </w:r>
        </w:del>
      </w:ins>
    </w:p>
    <w:p w14:paraId="0F1AD4E4" w14:textId="77777777" w:rsidR="009B2F24" w:rsidRPr="00FD222E" w:rsidRDefault="009B2F24" w:rsidP="009B2F24"/>
    <w:p w14:paraId="1365E202" w14:textId="77777777" w:rsidR="009B2F24" w:rsidRPr="00FD222E" w:rsidDel="00FD222E" w:rsidRDefault="009B2F24" w:rsidP="009B2F24">
      <w:pPr>
        <w:pStyle w:val="Heading3"/>
        <w:rPr>
          <w:del w:id="20" w:author="Joey Tatú" w:date="2019-11-27T14:43:00Z"/>
        </w:rPr>
      </w:pPr>
      <w:del w:id="21" w:author="Joey Tatú" w:date="2019-11-27T14:43:00Z">
        <w:r w:rsidRPr="00FD222E" w:rsidDel="00FD222E">
          <w:lastRenderedPageBreak/>
          <w:delText>Requirement 1: Create/Edit Profile</w:delText>
        </w:r>
        <w:bookmarkStart w:id="22" w:name="_Toc25763189"/>
        <w:bookmarkStart w:id="23" w:name="_Toc25767581"/>
        <w:bookmarkStart w:id="24" w:name="_Toc26441521"/>
        <w:bookmarkStart w:id="25" w:name="_Toc26441696"/>
        <w:bookmarkStart w:id="26" w:name="_Toc26442567"/>
        <w:bookmarkStart w:id="27" w:name="_Toc26443749"/>
        <w:bookmarkStart w:id="28" w:name="_Toc26872099"/>
        <w:bookmarkStart w:id="29" w:name="_Toc26877811"/>
        <w:bookmarkEnd w:id="22"/>
        <w:bookmarkEnd w:id="23"/>
        <w:bookmarkEnd w:id="24"/>
        <w:bookmarkEnd w:id="25"/>
        <w:bookmarkEnd w:id="26"/>
        <w:bookmarkEnd w:id="27"/>
        <w:bookmarkEnd w:id="28"/>
        <w:bookmarkEnd w:id="29"/>
      </w:del>
    </w:p>
    <w:p w14:paraId="469C1C86" w14:textId="77777777" w:rsidR="009B2F24" w:rsidRPr="00FD222E" w:rsidDel="00FD222E" w:rsidRDefault="009B2F24" w:rsidP="009B2F24">
      <w:pPr>
        <w:pStyle w:val="Heading3"/>
        <w:rPr>
          <w:del w:id="30" w:author="Joey Tatú" w:date="2019-11-27T14:43:00Z"/>
        </w:rPr>
      </w:pPr>
      <w:del w:id="31" w:author="Joey Tatú" w:date="2019-11-27T14:43:00Z">
        <w:r w:rsidRPr="00FD222E" w:rsidDel="00FD222E">
          <w:delText>Description &amp; Priority</w:delText>
        </w:r>
        <w:bookmarkStart w:id="32" w:name="_Toc25763190"/>
        <w:bookmarkStart w:id="33" w:name="_Toc25767582"/>
        <w:bookmarkStart w:id="34" w:name="_Toc26441522"/>
        <w:bookmarkStart w:id="35" w:name="_Toc26441697"/>
        <w:bookmarkStart w:id="36" w:name="_Toc26442568"/>
        <w:bookmarkStart w:id="37" w:name="_Toc26443750"/>
        <w:bookmarkStart w:id="38" w:name="_Toc26872100"/>
        <w:bookmarkStart w:id="39" w:name="_Toc26877812"/>
        <w:bookmarkEnd w:id="32"/>
        <w:bookmarkEnd w:id="33"/>
        <w:bookmarkEnd w:id="34"/>
        <w:bookmarkEnd w:id="35"/>
        <w:bookmarkEnd w:id="36"/>
        <w:bookmarkEnd w:id="37"/>
        <w:bookmarkEnd w:id="38"/>
        <w:bookmarkEnd w:id="39"/>
      </w:del>
    </w:p>
    <w:p w14:paraId="6DFF2A8D" w14:textId="77777777" w:rsidR="009B2F24" w:rsidRPr="00FD222E" w:rsidDel="00FD222E" w:rsidRDefault="009B2F24" w:rsidP="009B2F24">
      <w:pPr>
        <w:pStyle w:val="Heading3"/>
        <w:rPr>
          <w:del w:id="40" w:author="Joey Tatú" w:date="2019-11-27T14:43:00Z"/>
        </w:rPr>
      </w:pPr>
      <w:del w:id="41" w:author="Joey Tatú" w:date="2019-11-27T14:43:00Z">
        <w:r w:rsidRPr="00FD222E" w:rsidDel="00FD222E">
          <w:delText xml:space="preserve">This is a very important requirement. Without this, the user will not be able to access 3B. The user’s email and password will be encrypted and authenticated using AES. </w:delText>
        </w:r>
        <w:bookmarkStart w:id="42" w:name="_Toc25763191"/>
        <w:bookmarkStart w:id="43" w:name="_Toc25767583"/>
        <w:bookmarkStart w:id="44" w:name="_Toc26441523"/>
        <w:bookmarkStart w:id="45" w:name="_Toc26441698"/>
        <w:bookmarkStart w:id="46" w:name="_Toc26442569"/>
        <w:bookmarkStart w:id="47" w:name="_Toc26443751"/>
        <w:bookmarkStart w:id="48" w:name="_Toc26872101"/>
        <w:bookmarkStart w:id="49" w:name="_Toc26877813"/>
        <w:bookmarkEnd w:id="42"/>
        <w:bookmarkEnd w:id="43"/>
        <w:bookmarkEnd w:id="44"/>
        <w:bookmarkEnd w:id="45"/>
        <w:bookmarkEnd w:id="46"/>
        <w:bookmarkEnd w:id="47"/>
        <w:bookmarkEnd w:id="48"/>
        <w:bookmarkEnd w:id="49"/>
      </w:del>
    </w:p>
    <w:p w14:paraId="7110564F" w14:textId="77777777" w:rsidR="009B2F24" w:rsidRPr="00FD222E" w:rsidDel="00FD222E" w:rsidRDefault="009B2F24" w:rsidP="009B2F24">
      <w:pPr>
        <w:pStyle w:val="Heading3"/>
        <w:rPr>
          <w:del w:id="50" w:author="Joey Tatú" w:date="2019-11-27T14:43:00Z"/>
        </w:rPr>
      </w:pPr>
      <w:del w:id="51" w:author="Joey Tatú" w:date="2019-11-27T14:43:00Z">
        <w:r w:rsidRPr="00FD222E" w:rsidDel="00FD222E">
          <w:delText xml:space="preserve"> </w:delText>
        </w:r>
        <w:bookmarkStart w:id="52" w:name="_Toc25763192"/>
        <w:bookmarkStart w:id="53" w:name="_Toc25767584"/>
        <w:bookmarkStart w:id="54" w:name="_Toc26441524"/>
        <w:bookmarkStart w:id="55" w:name="_Toc26441699"/>
        <w:bookmarkStart w:id="56" w:name="_Toc26442570"/>
        <w:bookmarkStart w:id="57" w:name="_Toc26443752"/>
        <w:bookmarkStart w:id="58" w:name="_Toc26872102"/>
        <w:bookmarkStart w:id="59" w:name="_Toc26877814"/>
        <w:bookmarkEnd w:id="52"/>
        <w:bookmarkEnd w:id="53"/>
        <w:bookmarkEnd w:id="54"/>
        <w:bookmarkEnd w:id="55"/>
        <w:bookmarkEnd w:id="56"/>
        <w:bookmarkEnd w:id="57"/>
        <w:bookmarkEnd w:id="58"/>
        <w:bookmarkEnd w:id="59"/>
      </w:del>
    </w:p>
    <w:p w14:paraId="1ACC14E7" w14:textId="77777777" w:rsidR="009B2F24" w:rsidRPr="00FD222E" w:rsidDel="00FD222E" w:rsidRDefault="009B2F24" w:rsidP="009B2F24">
      <w:pPr>
        <w:pStyle w:val="Heading3"/>
        <w:rPr>
          <w:del w:id="60" w:author="Joey Tatú" w:date="2019-11-27T14:43:00Z"/>
        </w:rPr>
      </w:pPr>
      <w:del w:id="61" w:author="Joey Tatú" w:date="2019-11-27T14:43:00Z">
        <w:r w:rsidRPr="00FD222E" w:rsidDel="00FD222E">
          <w:delText xml:space="preserve">Use Case </w:delText>
        </w:r>
        <w:bookmarkStart w:id="62" w:name="_Toc25763193"/>
        <w:bookmarkStart w:id="63" w:name="_Toc25767585"/>
        <w:bookmarkStart w:id="64" w:name="_Toc26441525"/>
        <w:bookmarkStart w:id="65" w:name="_Toc26441700"/>
        <w:bookmarkStart w:id="66" w:name="_Toc26442571"/>
        <w:bookmarkStart w:id="67" w:name="_Toc26443753"/>
        <w:bookmarkStart w:id="68" w:name="_Toc26872103"/>
        <w:bookmarkStart w:id="69" w:name="_Toc26877815"/>
        <w:bookmarkEnd w:id="62"/>
        <w:bookmarkEnd w:id="63"/>
        <w:bookmarkEnd w:id="64"/>
        <w:bookmarkEnd w:id="65"/>
        <w:bookmarkEnd w:id="66"/>
        <w:bookmarkEnd w:id="67"/>
        <w:bookmarkEnd w:id="68"/>
        <w:bookmarkEnd w:id="69"/>
      </w:del>
    </w:p>
    <w:p w14:paraId="224AB3AB" w14:textId="77777777" w:rsidR="009B2F24" w:rsidRPr="00FD222E" w:rsidDel="00FD222E" w:rsidRDefault="009B2F24" w:rsidP="009B2F24">
      <w:pPr>
        <w:pStyle w:val="Heading3"/>
        <w:rPr>
          <w:del w:id="70" w:author="Joey Tatú" w:date="2019-11-27T14:43:00Z"/>
        </w:rPr>
      </w:pPr>
      <w:del w:id="71" w:author="Joey Tatú" w:date="2019-11-27T14:43:00Z">
        <w:r w:rsidRPr="00FD222E" w:rsidDel="00FD222E">
          <w:delText>Unique ID: createProfile</w:delText>
        </w:r>
        <w:bookmarkStart w:id="72" w:name="_Toc25763194"/>
        <w:bookmarkStart w:id="73" w:name="_Toc25767586"/>
        <w:bookmarkStart w:id="74" w:name="_Toc26441526"/>
        <w:bookmarkStart w:id="75" w:name="_Toc26441701"/>
        <w:bookmarkStart w:id="76" w:name="_Toc26442572"/>
        <w:bookmarkStart w:id="77" w:name="_Toc26443754"/>
        <w:bookmarkStart w:id="78" w:name="_Toc26872104"/>
        <w:bookmarkStart w:id="79" w:name="_Toc26877816"/>
        <w:bookmarkEnd w:id="72"/>
        <w:bookmarkEnd w:id="73"/>
        <w:bookmarkEnd w:id="74"/>
        <w:bookmarkEnd w:id="75"/>
        <w:bookmarkEnd w:id="76"/>
        <w:bookmarkEnd w:id="77"/>
        <w:bookmarkEnd w:id="78"/>
        <w:bookmarkEnd w:id="79"/>
      </w:del>
    </w:p>
    <w:p w14:paraId="26DB611E" w14:textId="77777777" w:rsidR="009B2F24" w:rsidRPr="00FD222E" w:rsidDel="00FD222E" w:rsidRDefault="009B2F24" w:rsidP="009B2F24">
      <w:pPr>
        <w:pStyle w:val="Heading3"/>
        <w:rPr>
          <w:del w:id="80" w:author="Joey Tatú" w:date="2019-11-27T14:43:00Z"/>
        </w:rPr>
      </w:pPr>
      <w:del w:id="81" w:author="Joey Tatú" w:date="2019-11-27T14:43:00Z">
        <w:r w:rsidRPr="00FD222E" w:rsidDel="00FD222E">
          <w:delText>Scope</w:delText>
        </w:r>
        <w:bookmarkStart w:id="82" w:name="_Toc25763195"/>
        <w:bookmarkStart w:id="83" w:name="_Toc25767587"/>
        <w:bookmarkStart w:id="84" w:name="_Toc26441527"/>
        <w:bookmarkStart w:id="85" w:name="_Toc26441702"/>
        <w:bookmarkStart w:id="86" w:name="_Toc26442573"/>
        <w:bookmarkStart w:id="87" w:name="_Toc26443755"/>
        <w:bookmarkStart w:id="88" w:name="_Toc26872105"/>
        <w:bookmarkStart w:id="89" w:name="_Toc26877817"/>
        <w:bookmarkEnd w:id="82"/>
        <w:bookmarkEnd w:id="83"/>
        <w:bookmarkEnd w:id="84"/>
        <w:bookmarkEnd w:id="85"/>
        <w:bookmarkEnd w:id="86"/>
        <w:bookmarkEnd w:id="87"/>
        <w:bookmarkEnd w:id="88"/>
        <w:bookmarkEnd w:id="89"/>
      </w:del>
    </w:p>
    <w:p w14:paraId="49298601" w14:textId="77777777" w:rsidR="009B2F24" w:rsidRPr="00FD222E" w:rsidDel="00FD222E" w:rsidRDefault="009B2F24" w:rsidP="009B2F24">
      <w:pPr>
        <w:pStyle w:val="Heading3"/>
        <w:rPr>
          <w:del w:id="90" w:author="Joey Tatú" w:date="2019-11-27T14:43:00Z"/>
        </w:rPr>
      </w:pPr>
      <w:del w:id="91" w:author="Joey Tatú" w:date="2019-11-27T14:43:00Z">
        <w:r w:rsidRPr="00FD222E" w:rsidDel="00FD222E">
          <w:delText>The scope of this use case is to show how the User interacts with the System when creating and editing their profile.</w:delText>
        </w:r>
        <w:bookmarkStart w:id="92" w:name="_Toc25763196"/>
        <w:bookmarkStart w:id="93" w:name="_Toc25767588"/>
        <w:bookmarkStart w:id="94" w:name="_Toc26441528"/>
        <w:bookmarkStart w:id="95" w:name="_Toc26441703"/>
        <w:bookmarkStart w:id="96" w:name="_Toc26442574"/>
        <w:bookmarkStart w:id="97" w:name="_Toc26443756"/>
        <w:bookmarkStart w:id="98" w:name="_Toc26872106"/>
        <w:bookmarkStart w:id="99" w:name="_Toc26877818"/>
        <w:bookmarkEnd w:id="92"/>
        <w:bookmarkEnd w:id="93"/>
        <w:bookmarkEnd w:id="94"/>
        <w:bookmarkEnd w:id="95"/>
        <w:bookmarkEnd w:id="96"/>
        <w:bookmarkEnd w:id="97"/>
        <w:bookmarkEnd w:id="98"/>
        <w:bookmarkEnd w:id="99"/>
      </w:del>
    </w:p>
    <w:p w14:paraId="5906A07D" w14:textId="77777777" w:rsidR="009B2F24" w:rsidRPr="00FD222E" w:rsidDel="00FD222E" w:rsidRDefault="009B2F24" w:rsidP="009B2F24">
      <w:pPr>
        <w:pStyle w:val="Heading3"/>
        <w:rPr>
          <w:del w:id="100" w:author="Joey Tatú" w:date="2019-11-27T14:43:00Z"/>
        </w:rPr>
      </w:pPr>
      <w:del w:id="101" w:author="Joey Tatú" w:date="2019-11-27T14:43:00Z">
        <w:r w:rsidRPr="00FD222E" w:rsidDel="00FD222E">
          <w:delText>Description</w:delText>
        </w:r>
        <w:bookmarkStart w:id="102" w:name="_Toc25763197"/>
        <w:bookmarkStart w:id="103" w:name="_Toc25767589"/>
        <w:bookmarkStart w:id="104" w:name="_Toc26441529"/>
        <w:bookmarkStart w:id="105" w:name="_Toc26441704"/>
        <w:bookmarkStart w:id="106" w:name="_Toc26442575"/>
        <w:bookmarkStart w:id="107" w:name="_Toc26443757"/>
        <w:bookmarkStart w:id="108" w:name="_Toc26872107"/>
        <w:bookmarkStart w:id="109" w:name="_Toc26877819"/>
        <w:bookmarkEnd w:id="102"/>
        <w:bookmarkEnd w:id="103"/>
        <w:bookmarkEnd w:id="104"/>
        <w:bookmarkEnd w:id="105"/>
        <w:bookmarkEnd w:id="106"/>
        <w:bookmarkEnd w:id="107"/>
        <w:bookmarkEnd w:id="108"/>
        <w:bookmarkEnd w:id="109"/>
      </w:del>
    </w:p>
    <w:p w14:paraId="6E47CA3A" w14:textId="77777777" w:rsidR="009B2F24" w:rsidRPr="00FD222E" w:rsidDel="00FD222E" w:rsidRDefault="009B2F24" w:rsidP="009B2F24">
      <w:pPr>
        <w:pStyle w:val="Heading3"/>
        <w:rPr>
          <w:del w:id="110" w:author="Joey Tatú" w:date="2019-11-27T14:43:00Z"/>
        </w:rPr>
      </w:pPr>
      <w:del w:id="111" w:author="Joey Tatú" w:date="2019-11-27T14:43:00Z">
        <w:r w:rsidRPr="00FD222E" w:rsidDel="00FD222E">
          <w:delText>This use case describes how the user creates a profile. Alternative flows consider different types of accounts as well as editing.</w:delText>
        </w:r>
        <w:bookmarkStart w:id="112" w:name="_Toc25763198"/>
        <w:bookmarkStart w:id="113" w:name="_Toc25767590"/>
        <w:bookmarkStart w:id="114" w:name="_Toc26441530"/>
        <w:bookmarkStart w:id="115" w:name="_Toc26441705"/>
        <w:bookmarkStart w:id="116" w:name="_Toc26442576"/>
        <w:bookmarkStart w:id="117" w:name="_Toc26443758"/>
        <w:bookmarkStart w:id="118" w:name="_Toc26872108"/>
        <w:bookmarkStart w:id="119" w:name="_Toc26877820"/>
        <w:bookmarkEnd w:id="112"/>
        <w:bookmarkEnd w:id="113"/>
        <w:bookmarkEnd w:id="114"/>
        <w:bookmarkEnd w:id="115"/>
        <w:bookmarkEnd w:id="116"/>
        <w:bookmarkEnd w:id="117"/>
        <w:bookmarkEnd w:id="118"/>
        <w:bookmarkEnd w:id="119"/>
      </w:del>
    </w:p>
    <w:p w14:paraId="532605B6" w14:textId="77777777" w:rsidR="009B2F24" w:rsidRPr="00FD222E" w:rsidDel="00FD222E" w:rsidRDefault="009B2F24" w:rsidP="009B2F24">
      <w:pPr>
        <w:pStyle w:val="Heading3"/>
        <w:rPr>
          <w:del w:id="120" w:author="Joey Tatú" w:date="2019-11-27T14:43:00Z"/>
        </w:rPr>
      </w:pPr>
      <w:del w:id="121" w:author="Joey Tatú" w:date="2019-11-27T14:43:00Z">
        <w:r w:rsidRPr="00FD222E" w:rsidDel="00FD222E">
          <w:delText>Use Case Diagram</w:delText>
        </w:r>
        <w:bookmarkStart w:id="122" w:name="_Toc25763199"/>
        <w:bookmarkStart w:id="123" w:name="_Toc25767591"/>
        <w:bookmarkStart w:id="124" w:name="_Toc26441531"/>
        <w:bookmarkStart w:id="125" w:name="_Toc26441706"/>
        <w:bookmarkStart w:id="126" w:name="_Toc26442577"/>
        <w:bookmarkStart w:id="127" w:name="_Toc26443759"/>
        <w:bookmarkStart w:id="128" w:name="_Toc26872109"/>
        <w:bookmarkStart w:id="129" w:name="_Toc26877821"/>
        <w:bookmarkEnd w:id="122"/>
        <w:bookmarkEnd w:id="123"/>
        <w:bookmarkEnd w:id="124"/>
        <w:bookmarkEnd w:id="125"/>
        <w:bookmarkEnd w:id="126"/>
        <w:bookmarkEnd w:id="127"/>
        <w:bookmarkEnd w:id="128"/>
        <w:bookmarkEnd w:id="129"/>
      </w:del>
    </w:p>
    <w:p w14:paraId="74B5EDA8" w14:textId="77777777" w:rsidR="009B2F24" w:rsidRPr="00FD222E" w:rsidDel="00FD222E" w:rsidRDefault="009B2F24" w:rsidP="009B2F24">
      <w:pPr>
        <w:pStyle w:val="Heading3"/>
        <w:rPr>
          <w:del w:id="130" w:author="Joey Tatú" w:date="2019-11-27T14:43:00Z"/>
        </w:rPr>
      </w:pPr>
      <w:del w:id="131" w:author="Joey Tatú" w:date="2019-11-27T14:43:00Z">
        <w:r w:rsidRPr="00123095" w:rsidDel="00FD222E">
          <w:rPr>
            <w:b w:val="0"/>
            <w:bCs w:val="0"/>
            <w:noProof/>
          </w:rPr>
          <w:drawing>
            <wp:inline distT="0" distB="0" distL="0" distR="0" wp14:anchorId="46120D35" wp14:editId="3D9196FA">
              <wp:extent cx="4010025" cy="2461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0409" cy="2468344"/>
                      </a:xfrm>
                      <a:prstGeom prst="rect">
                        <a:avLst/>
                      </a:prstGeom>
                      <a:noFill/>
                      <a:ln>
                        <a:noFill/>
                      </a:ln>
                    </pic:spPr>
                  </pic:pic>
                </a:graphicData>
              </a:graphic>
            </wp:inline>
          </w:drawing>
        </w:r>
        <w:bookmarkStart w:id="132" w:name="_Toc25763200"/>
        <w:bookmarkStart w:id="133" w:name="_Toc25767592"/>
        <w:bookmarkStart w:id="134" w:name="_Toc26441532"/>
        <w:bookmarkStart w:id="135" w:name="_Toc26441707"/>
        <w:bookmarkStart w:id="136" w:name="_Toc26442578"/>
        <w:bookmarkStart w:id="137" w:name="_Toc26443760"/>
        <w:bookmarkStart w:id="138" w:name="_Toc26872110"/>
        <w:bookmarkStart w:id="139" w:name="_Toc26877822"/>
        <w:bookmarkEnd w:id="132"/>
        <w:bookmarkEnd w:id="133"/>
        <w:bookmarkEnd w:id="134"/>
        <w:bookmarkEnd w:id="135"/>
        <w:bookmarkEnd w:id="136"/>
        <w:bookmarkEnd w:id="137"/>
        <w:bookmarkEnd w:id="138"/>
        <w:bookmarkEnd w:id="139"/>
      </w:del>
    </w:p>
    <w:p w14:paraId="026B3E5F" w14:textId="77777777" w:rsidR="009B2F24" w:rsidRPr="00FD222E" w:rsidDel="00FD222E" w:rsidRDefault="009B2F24" w:rsidP="009B2F24">
      <w:pPr>
        <w:pStyle w:val="Heading3"/>
        <w:rPr>
          <w:del w:id="140" w:author="Joey Tatú" w:date="2019-11-27T14:43:00Z"/>
        </w:rPr>
      </w:pPr>
      <w:del w:id="141" w:author="Joey Tatú" w:date="2019-11-27T14:43:00Z">
        <w:r w:rsidRPr="00FD222E" w:rsidDel="00FD222E">
          <w:delText>Flow Description</w:delText>
        </w:r>
        <w:bookmarkStart w:id="142" w:name="_Toc25763201"/>
        <w:bookmarkStart w:id="143" w:name="_Toc25767593"/>
        <w:bookmarkStart w:id="144" w:name="_Toc26441533"/>
        <w:bookmarkStart w:id="145" w:name="_Toc26441708"/>
        <w:bookmarkStart w:id="146" w:name="_Toc26442579"/>
        <w:bookmarkStart w:id="147" w:name="_Toc26443761"/>
        <w:bookmarkStart w:id="148" w:name="_Toc26872111"/>
        <w:bookmarkStart w:id="149" w:name="_Toc26877823"/>
        <w:bookmarkEnd w:id="142"/>
        <w:bookmarkEnd w:id="143"/>
        <w:bookmarkEnd w:id="144"/>
        <w:bookmarkEnd w:id="145"/>
        <w:bookmarkEnd w:id="146"/>
        <w:bookmarkEnd w:id="147"/>
        <w:bookmarkEnd w:id="148"/>
        <w:bookmarkEnd w:id="149"/>
      </w:del>
    </w:p>
    <w:p w14:paraId="67446B32" w14:textId="77777777" w:rsidR="009B2F24" w:rsidRPr="00FD222E" w:rsidDel="00FD222E" w:rsidRDefault="009B2F24" w:rsidP="009B2F24">
      <w:pPr>
        <w:pStyle w:val="Heading3"/>
        <w:rPr>
          <w:del w:id="150" w:author="Joey Tatú" w:date="2019-11-27T14:43:00Z"/>
        </w:rPr>
      </w:pPr>
      <w:del w:id="151" w:author="Joey Tatú" w:date="2019-11-27T14:43:00Z">
        <w:r w:rsidRPr="00FD222E" w:rsidDel="00FD222E">
          <w:delText>Precondition</w:delText>
        </w:r>
        <w:bookmarkStart w:id="152" w:name="_Toc25763202"/>
        <w:bookmarkStart w:id="153" w:name="_Toc25767594"/>
        <w:bookmarkStart w:id="154" w:name="_Toc26441534"/>
        <w:bookmarkStart w:id="155" w:name="_Toc26441709"/>
        <w:bookmarkStart w:id="156" w:name="_Toc26442580"/>
        <w:bookmarkStart w:id="157" w:name="_Toc26443762"/>
        <w:bookmarkStart w:id="158" w:name="_Toc26872112"/>
        <w:bookmarkStart w:id="159" w:name="_Toc26877824"/>
        <w:bookmarkEnd w:id="152"/>
        <w:bookmarkEnd w:id="153"/>
        <w:bookmarkEnd w:id="154"/>
        <w:bookmarkEnd w:id="155"/>
        <w:bookmarkEnd w:id="156"/>
        <w:bookmarkEnd w:id="157"/>
        <w:bookmarkEnd w:id="158"/>
        <w:bookmarkEnd w:id="159"/>
      </w:del>
    </w:p>
    <w:p w14:paraId="46D14F35" w14:textId="77777777" w:rsidR="009B2F24" w:rsidRPr="00FD222E" w:rsidDel="00FD222E" w:rsidRDefault="009B2F24" w:rsidP="009B2F24">
      <w:pPr>
        <w:pStyle w:val="Heading3"/>
        <w:rPr>
          <w:del w:id="160" w:author="Joey Tatú" w:date="2019-11-27T14:43:00Z"/>
        </w:rPr>
      </w:pPr>
      <w:del w:id="161" w:author="Joey Tatú" w:date="2019-11-27T14:43:00Z">
        <w:r w:rsidRPr="00FD222E" w:rsidDel="00FD222E">
          <w:delText xml:space="preserve">The system is active and is in a wait state for a user. </w:delText>
        </w:r>
        <w:bookmarkStart w:id="162" w:name="_Toc25763203"/>
        <w:bookmarkStart w:id="163" w:name="_Toc25767595"/>
        <w:bookmarkStart w:id="164" w:name="_Toc26441535"/>
        <w:bookmarkStart w:id="165" w:name="_Toc26441710"/>
        <w:bookmarkStart w:id="166" w:name="_Toc26442581"/>
        <w:bookmarkStart w:id="167" w:name="_Toc26443763"/>
        <w:bookmarkStart w:id="168" w:name="_Toc26872113"/>
        <w:bookmarkStart w:id="169" w:name="_Toc26877825"/>
        <w:bookmarkEnd w:id="162"/>
        <w:bookmarkEnd w:id="163"/>
        <w:bookmarkEnd w:id="164"/>
        <w:bookmarkEnd w:id="165"/>
        <w:bookmarkEnd w:id="166"/>
        <w:bookmarkEnd w:id="167"/>
        <w:bookmarkEnd w:id="168"/>
        <w:bookmarkEnd w:id="169"/>
      </w:del>
    </w:p>
    <w:p w14:paraId="66D88044" w14:textId="77777777" w:rsidR="009B2F24" w:rsidRPr="00FD222E" w:rsidDel="00FD222E" w:rsidRDefault="009B2F24" w:rsidP="009B2F24">
      <w:pPr>
        <w:pStyle w:val="Heading3"/>
        <w:rPr>
          <w:del w:id="170" w:author="Joey Tatú" w:date="2019-11-27T14:43:00Z"/>
        </w:rPr>
      </w:pPr>
      <w:del w:id="171" w:author="Joey Tatú" w:date="2019-11-27T14:43:00Z">
        <w:r w:rsidRPr="00FD222E" w:rsidDel="00FD222E">
          <w:delText>It is assumed the user has previously created an account</w:delText>
        </w:r>
        <w:bookmarkStart w:id="172" w:name="_Toc25763204"/>
        <w:bookmarkStart w:id="173" w:name="_Toc25767596"/>
        <w:bookmarkStart w:id="174" w:name="_Toc26441536"/>
        <w:bookmarkStart w:id="175" w:name="_Toc26441711"/>
        <w:bookmarkStart w:id="176" w:name="_Toc26442582"/>
        <w:bookmarkStart w:id="177" w:name="_Toc26443764"/>
        <w:bookmarkStart w:id="178" w:name="_Toc26872114"/>
        <w:bookmarkStart w:id="179" w:name="_Toc26877826"/>
        <w:bookmarkEnd w:id="172"/>
        <w:bookmarkEnd w:id="173"/>
        <w:bookmarkEnd w:id="174"/>
        <w:bookmarkEnd w:id="175"/>
        <w:bookmarkEnd w:id="176"/>
        <w:bookmarkEnd w:id="177"/>
        <w:bookmarkEnd w:id="178"/>
        <w:bookmarkEnd w:id="179"/>
      </w:del>
    </w:p>
    <w:p w14:paraId="1ABD8CA5" w14:textId="77777777" w:rsidR="009B2F24" w:rsidRPr="00FD222E" w:rsidDel="00FD222E" w:rsidRDefault="009B2F24" w:rsidP="009B2F24">
      <w:pPr>
        <w:pStyle w:val="Heading3"/>
        <w:rPr>
          <w:del w:id="180" w:author="Joey Tatú" w:date="2019-11-27T14:43:00Z"/>
        </w:rPr>
      </w:pPr>
      <w:del w:id="181" w:author="Joey Tatú" w:date="2019-11-27T14:43:00Z">
        <w:r w:rsidRPr="00FD222E" w:rsidDel="00FD222E">
          <w:delText>The user is currently not logged into the system.</w:delText>
        </w:r>
        <w:bookmarkStart w:id="182" w:name="_Toc25763205"/>
        <w:bookmarkStart w:id="183" w:name="_Toc25767597"/>
        <w:bookmarkStart w:id="184" w:name="_Toc26441537"/>
        <w:bookmarkStart w:id="185" w:name="_Toc26441712"/>
        <w:bookmarkStart w:id="186" w:name="_Toc26442583"/>
        <w:bookmarkStart w:id="187" w:name="_Toc26443765"/>
        <w:bookmarkStart w:id="188" w:name="_Toc26872115"/>
        <w:bookmarkStart w:id="189" w:name="_Toc26877827"/>
        <w:bookmarkEnd w:id="182"/>
        <w:bookmarkEnd w:id="183"/>
        <w:bookmarkEnd w:id="184"/>
        <w:bookmarkEnd w:id="185"/>
        <w:bookmarkEnd w:id="186"/>
        <w:bookmarkEnd w:id="187"/>
        <w:bookmarkEnd w:id="188"/>
        <w:bookmarkEnd w:id="189"/>
      </w:del>
    </w:p>
    <w:p w14:paraId="74C9448B" w14:textId="77777777" w:rsidR="009B2F24" w:rsidRPr="00FD222E" w:rsidDel="00FD222E" w:rsidRDefault="009B2F24" w:rsidP="009B2F24">
      <w:pPr>
        <w:pStyle w:val="Heading3"/>
        <w:rPr>
          <w:del w:id="190" w:author="Joey Tatú" w:date="2019-11-27T14:43:00Z"/>
        </w:rPr>
      </w:pPr>
      <w:del w:id="191" w:author="Joey Tatú" w:date="2019-11-27T14:43:00Z">
        <w:r w:rsidRPr="00FD222E" w:rsidDel="00FD222E">
          <w:delText>Activation</w:delText>
        </w:r>
        <w:bookmarkStart w:id="192" w:name="_Toc25763206"/>
        <w:bookmarkStart w:id="193" w:name="_Toc25767598"/>
        <w:bookmarkStart w:id="194" w:name="_Toc26441538"/>
        <w:bookmarkStart w:id="195" w:name="_Toc26441713"/>
        <w:bookmarkStart w:id="196" w:name="_Toc26442584"/>
        <w:bookmarkStart w:id="197" w:name="_Toc26443766"/>
        <w:bookmarkStart w:id="198" w:name="_Toc26872116"/>
        <w:bookmarkStart w:id="199" w:name="_Toc26877828"/>
        <w:bookmarkEnd w:id="192"/>
        <w:bookmarkEnd w:id="193"/>
        <w:bookmarkEnd w:id="194"/>
        <w:bookmarkEnd w:id="195"/>
        <w:bookmarkEnd w:id="196"/>
        <w:bookmarkEnd w:id="197"/>
        <w:bookmarkEnd w:id="198"/>
        <w:bookmarkEnd w:id="199"/>
      </w:del>
    </w:p>
    <w:p w14:paraId="685787F2" w14:textId="77777777" w:rsidR="009B2F24" w:rsidRPr="00FD222E" w:rsidDel="00FD222E" w:rsidRDefault="009B2F24" w:rsidP="009B2F24">
      <w:pPr>
        <w:pStyle w:val="Heading3"/>
        <w:rPr>
          <w:del w:id="200" w:author="Joey Tatú" w:date="2019-11-27T14:43:00Z"/>
        </w:rPr>
      </w:pPr>
      <w:del w:id="201" w:author="Joey Tatú" w:date="2019-11-27T14:43:00Z">
        <w:r w:rsidRPr="00FD222E" w:rsidDel="00FD222E">
          <w:delText>The use case starts when a user logging into the system.</w:delText>
        </w:r>
        <w:bookmarkStart w:id="202" w:name="_Toc25763207"/>
        <w:bookmarkStart w:id="203" w:name="_Toc25767599"/>
        <w:bookmarkStart w:id="204" w:name="_Toc26441539"/>
        <w:bookmarkStart w:id="205" w:name="_Toc26441714"/>
        <w:bookmarkStart w:id="206" w:name="_Toc26442585"/>
        <w:bookmarkStart w:id="207" w:name="_Toc26443767"/>
        <w:bookmarkStart w:id="208" w:name="_Toc26872117"/>
        <w:bookmarkStart w:id="209" w:name="_Toc26877829"/>
        <w:bookmarkEnd w:id="202"/>
        <w:bookmarkEnd w:id="203"/>
        <w:bookmarkEnd w:id="204"/>
        <w:bookmarkEnd w:id="205"/>
        <w:bookmarkEnd w:id="206"/>
        <w:bookmarkEnd w:id="207"/>
        <w:bookmarkEnd w:id="208"/>
        <w:bookmarkEnd w:id="209"/>
      </w:del>
    </w:p>
    <w:p w14:paraId="01074E12" w14:textId="77777777" w:rsidR="009B2F24" w:rsidRPr="00FD222E" w:rsidDel="00FD222E" w:rsidRDefault="009B2F24" w:rsidP="009B2F24">
      <w:pPr>
        <w:pStyle w:val="Heading3"/>
        <w:rPr>
          <w:del w:id="210" w:author="Joey Tatú" w:date="2019-11-27T14:43:00Z"/>
        </w:rPr>
      </w:pPr>
      <w:del w:id="211" w:author="Joey Tatú" w:date="2019-11-27T14:43:00Z">
        <w:r w:rsidRPr="00FD222E" w:rsidDel="00FD222E">
          <w:delText>Main flow</w:delText>
        </w:r>
        <w:bookmarkStart w:id="212" w:name="_Toc25763208"/>
        <w:bookmarkStart w:id="213" w:name="_Toc25767600"/>
        <w:bookmarkStart w:id="214" w:name="_Toc26441540"/>
        <w:bookmarkStart w:id="215" w:name="_Toc26441715"/>
        <w:bookmarkStart w:id="216" w:name="_Toc26442586"/>
        <w:bookmarkStart w:id="217" w:name="_Toc26443768"/>
        <w:bookmarkStart w:id="218" w:name="_Toc26872118"/>
        <w:bookmarkStart w:id="219" w:name="_Toc26877830"/>
        <w:bookmarkEnd w:id="212"/>
        <w:bookmarkEnd w:id="213"/>
        <w:bookmarkEnd w:id="214"/>
        <w:bookmarkEnd w:id="215"/>
        <w:bookmarkEnd w:id="216"/>
        <w:bookmarkEnd w:id="217"/>
        <w:bookmarkEnd w:id="218"/>
        <w:bookmarkEnd w:id="219"/>
      </w:del>
    </w:p>
    <w:p w14:paraId="104AC562" w14:textId="77777777" w:rsidR="009B2F24" w:rsidRPr="00FD222E" w:rsidDel="00FD222E" w:rsidRDefault="009B2F24" w:rsidP="009B2F24">
      <w:pPr>
        <w:pStyle w:val="Heading3"/>
        <w:rPr>
          <w:del w:id="220" w:author="Joey Tatú" w:date="2019-11-27T14:43:00Z"/>
        </w:rPr>
      </w:pPr>
      <w:del w:id="221" w:author="Joey Tatú" w:date="2019-11-27T14:43:00Z">
        <w:r w:rsidRPr="00FD222E" w:rsidDel="00FD222E">
          <w:delText>The System displays login screen.</w:delText>
        </w:r>
        <w:bookmarkStart w:id="222" w:name="_Toc25763209"/>
        <w:bookmarkStart w:id="223" w:name="_Toc25767601"/>
        <w:bookmarkStart w:id="224" w:name="_Toc26441541"/>
        <w:bookmarkStart w:id="225" w:name="_Toc26441716"/>
        <w:bookmarkStart w:id="226" w:name="_Toc26442587"/>
        <w:bookmarkStart w:id="227" w:name="_Toc26443769"/>
        <w:bookmarkStart w:id="228" w:name="_Toc26872119"/>
        <w:bookmarkStart w:id="229" w:name="_Toc26877831"/>
        <w:bookmarkEnd w:id="222"/>
        <w:bookmarkEnd w:id="223"/>
        <w:bookmarkEnd w:id="224"/>
        <w:bookmarkEnd w:id="225"/>
        <w:bookmarkEnd w:id="226"/>
        <w:bookmarkEnd w:id="227"/>
        <w:bookmarkEnd w:id="228"/>
        <w:bookmarkEnd w:id="229"/>
      </w:del>
    </w:p>
    <w:p w14:paraId="1F8306F6" w14:textId="77777777" w:rsidR="009B2F24" w:rsidRPr="00FD222E" w:rsidDel="00FD222E" w:rsidRDefault="009B2F24" w:rsidP="009B2F24">
      <w:pPr>
        <w:pStyle w:val="Heading3"/>
        <w:rPr>
          <w:del w:id="230" w:author="Joey Tatú" w:date="2019-11-27T14:43:00Z"/>
        </w:rPr>
      </w:pPr>
      <w:del w:id="231" w:author="Joey Tatú" w:date="2019-11-27T14:43:00Z">
        <w:r w:rsidRPr="00FD222E" w:rsidDel="00FD222E">
          <w:delText>The User inputs their email address and password, and selects Login &lt;See A1, E1, E2 &gt;</w:delText>
        </w:r>
        <w:bookmarkStart w:id="232" w:name="_Toc25763210"/>
        <w:bookmarkStart w:id="233" w:name="_Toc25767602"/>
        <w:bookmarkStart w:id="234" w:name="_Toc26441542"/>
        <w:bookmarkStart w:id="235" w:name="_Toc26441717"/>
        <w:bookmarkStart w:id="236" w:name="_Toc26442588"/>
        <w:bookmarkStart w:id="237" w:name="_Toc26443770"/>
        <w:bookmarkStart w:id="238" w:name="_Toc26872120"/>
        <w:bookmarkStart w:id="239" w:name="_Toc26877832"/>
        <w:bookmarkEnd w:id="232"/>
        <w:bookmarkEnd w:id="233"/>
        <w:bookmarkEnd w:id="234"/>
        <w:bookmarkEnd w:id="235"/>
        <w:bookmarkEnd w:id="236"/>
        <w:bookmarkEnd w:id="237"/>
        <w:bookmarkEnd w:id="238"/>
        <w:bookmarkEnd w:id="239"/>
      </w:del>
    </w:p>
    <w:p w14:paraId="00AEDFDA" w14:textId="77777777" w:rsidR="009B2F24" w:rsidRPr="00FD222E" w:rsidDel="00FD222E" w:rsidRDefault="009B2F24" w:rsidP="009B2F24">
      <w:pPr>
        <w:pStyle w:val="Heading3"/>
        <w:rPr>
          <w:del w:id="240" w:author="Joey Tatú" w:date="2019-11-27T14:43:00Z"/>
        </w:rPr>
      </w:pPr>
      <w:del w:id="241" w:author="Joey Tatú" w:date="2019-11-27T14:43:00Z">
        <w:r w:rsidRPr="00FD222E" w:rsidDel="00FD222E">
          <w:delText>The System encrypts the User’s inputs with AES.</w:delText>
        </w:r>
        <w:bookmarkStart w:id="242" w:name="_Toc25763211"/>
        <w:bookmarkStart w:id="243" w:name="_Toc25767603"/>
        <w:bookmarkStart w:id="244" w:name="_Toc26441543"/>
        <w:bookmarkStart w:id="245" w:name="_Toc26441718"/>
        <w:bookmarkStart w:id="246" w:name="_Toc26442589"/>
        <w:bookmarkStart w:id="247" w:name="_Toc26443771"/>
        <w:bookmarkStart w:id="248" w:name="_Toc26872121"/>
        <w:bookmarkStart w:id="249" w:name="_Toc26877833"/>
        <w:bookmarkEnd w:id="242"/>
        <w:bookmarkEnd w:id="243"/>
        <w:bookmarkEnd w:id="244"/>
        <w:bookmarkEnd w:id="245"/>
        <w:bookmarkEnd w:id="246"/>
        <w:bookmarkEnd w:id="247"/>
        <w:bookmarkEnd w:id="248"/>
        <w:bookmarkEnd w:id="249"/>
      </w:del>
    </w:p>
    <w:p w14:paraId="4FCE6D2C" w14:textId="77777777" w:rsidR="009B2F24" w:rsidRPr="00FD222E" w:rsidDel="00FD222E" w:rsidRDefault="009B2F24" w:rsidP="009B2F24">
      <w:pPr>
        <w:pStyle w:val="Heading3"/>
        <w:rPr>
          <w:del w:id="250" w:author="Joey Tatú" w:date="2019-11-27T14:43:00Z"/>
        </w:rPr>
      </w:pPr>
      <w:del w:id="251" w:author="Joey Tatú" w:date="2019-11-27T14:43:00Z">
        <w:r w:rsidRPr="00FD222E" w:rsidDel="00FD222E">
          <w:delText xml:space="preserve">The System creates a connection to </w:delText>
        </w:r>
      </w:del>
      <w:del w:id="252" w:author="Joey Tatú" w:date="2019-11-27T14:21:00Z">
        <w:r w:rsidRPr="00FD222E" w:rsidDel="0060759B">
          <w:delText>MySQL</w:delText>
        </w:r>
      </w:del>
      <w:del w:id="253" w:author="Joey Tatú" w:date="2019-11-27T14:43:00Z">
        <w:r w:rsidRPr="00FD222E" w:rsidDel="00FD222E">
          <w:delText xml:space="preserve"> database.</w:delText>
        </w:r>
        <w:bookmarkStart w:id="254" w:name="_Toc25763212"/>
        <w:bookmarkStart w:id="255" w:name="_Toc25767604"/>
        <w:bookmarkStart w:id="256" w:name="_Toc26441544"/>
        <w:bookmarkStart w:id="257" w:name="_Toc26441719"/>
        <w:bookmarkStart w:id="258" w:name="_Toc26442590"/>
        <w:bookmarkStart w:id="259" w:name="_Toc26443772"/>
        <w:bookmarkStart w:id="260" w:name="_Toc26872122"/>
        <w:bookmarkStart w:id="261" w:name="_Toc26877834"/>
        <w:bookmarkEnd w:id="254"/>
        <w:bookmarkEnd w:id="255"/>
        <w:bookmarkEnd w:id="256"/>
        <w:bookmarkEnd w:id="257"/>
        <w:bookmarkEnd w:id="258"/>
        <w:bookmarkEnd w:id="259"/>
        <w:bookmarkEnd w:id="260"/>
        <w:bookmarkEnd w:id="261"/>
      </w:del>
    </w:p>
    <w:p w14:paraId="3D3F114E" w14:textId="77777777" w:rsidR="009B2F24" w:rsidRPr="00FD222E" w:rsidDel="00FD222E" w:rsidRDefault="009B2F24" w:rsidP="009B2F24">
      <w:pPr>
        <w:pStyle w:val="Heading3"/>
        <w:rPr>
          <w:del w:id="262" w:author="Joey Tatú" w:date="2019-11-27T14:43:00Z"/>
        </w:rPr>
      </w:pPr>
      <w:del w:id="263" w:author="Joey Tatú" w:date="2019-11-27T14:43:00Z">
        <w:r w:rsidRPr="00FD222E" w:rsidDel="00FD222E">
          <w:delText xml:space="preserve">The System verifies that the email and encrypted passwords match. </w:delText>
        </w:r>
        <w:bookmarkStart w:id="264" w:name="_Toc25763213"/>
        <w:bookmarkStart w:id="265" w:name="_Toc25767605"/>
        <w:bookmarkStart w:id="266" w:name="_Toc26441545"/>
        <w:bookmarkStart w:id="267" w:name="_Toc26441720"/>
        <w:bookmarkStart w:id="268" w:name="_Toc26442591"/>
        <w:bookmarkStart w:id="269" w:name="_Toc26443773"/>
        <w:bookmarkStart w:id="270" w:name="_Toc26872123"/>
        <w:bookmarkStart w:id="271" w:name="_Toc26877835"/>
        <w:bookmarkEnd w:id="264"/>
        <w:bookmarkEnd w:id="265"/>
        <w:bookmarkEnd w:id="266"/>
        <w:bookmarkEnd w:id="267"/>
        <w:bookmarkEnd w:id="268"/>
        <w:bookmarkEnd w:id="269"/>
        <w:bookmarkEnd w:id="270"/>
        <w:bookmarkEnd w:id="271"/>
      </w:del>
    </w:p>
    <w:p w14:paraId="3787C2A4" w14:textId="77777777" w:rsidR="009B2F24" w:rsidRPr="00FD222E" w:rsidDel="00FD222E" w:rsidRDefault="009B2F24" w:rsidP="009B2F24">
      <w:pPr>
        <w:pStyle w:val="Heading3"/>
        <w:rPr>
          <w:del w:id="272" w:author="Joey Tatú" w:date="2019-11-27T14:43:00Z"/>
        </w:rPr>
      </w:pPr>
      <w:del w:id="273" w:author="Joey Tatú" w:date="2019-11-27T14:43:00Z">
        <w:r w:rsidRPr="00FD222E" w:rsidDel="00FD222E">
          <w:delText>The System creates a session key and puts it into the cookies.</w:delText>
        </w:r>
        <w:bookmarkStart w:id="274" w:name="_Toc25763214"/>
        <w:bookmarkStart w:id="275" w:name="_Toc25767606"/>
        <w:bookmarkStart w:id="276" w:name="_Toc26441546"/>
        <w:bookmarkStart w:id="277" w:name="_Toc26441721"/>
        <w:bookmarkStart w:id="278" w:name="_Toc26442592"/>
        <w:bookmarkStart w:id="279" w:name="_Toc26443774"/>
        <w:bookmarkStart w:id="280" w:name="_Toc26872124"/>
        <w:bookmarkStart w:id="281" w:name="_Toc26877836"/>
        <w:bookmarkEnd w:id="274"/>
        <w:bookmarkEnd w:id="275"/>
        <w:bookmarkEnd w:id="276"/>
        <w:bookmarkEnd w:id="277"/>
        <w:bookmarkEnd w:id="278"/>
        <w:bookmarkEnd w:id="279"/>
        <w:bookmarkEnd w:id="280"/>
        <w:bookmarkEnd w:id="281"/>
      </w:del>
    </w:p>
    <w:p w14:paraId="6E42D73B" w14:textId="77777777" w:rsidR="009B2F24" w:rsidRPr="00FD222E" w:rsidDel="00FD222E" w:rsidRDefault="009B2F24" w:rsidP="009B2F24">
      <w:pPr>
        <w:pStyle w:val="Heading3"/>
        <w:rPr>
          <w:del w:id="282" w:author="Joey Tatú" w:date="2019-11-27T14:43:00Z"/>
        </w:rPr>
      </w:pPr>
      <w:del w:id="283" w:author="Joey Tatú" w:date="2019-11-27T14:43:00Z">
        <w:r w:rsidRPr="00FD222E" w:rsidDel="00FD222E">
          <w:delText>The System displays the main home page.</w:delText>
        </w:r>
        <w:bookmarkStart w:id="284" w:name="_Toc25763215"/>
        <w:bookmarkStart w:id="285" w:name="_Toc25767607"/>
        <w:bookmarkStart w:id="286" w:name="_Toc26441547"/>
        <w:bookmarkStart w:id="287" w:name="_Toc26441722"/>
        <w:bookmarkStart w:id="288" w:name="_Toc26442593"/>
        <w:bookmarkStart w:id="289" w:name="_Toc26443775"/>
        <w:bookmarkStart w:id="290" w:name="_Toc26872125"/>
        <w:bookmarkStart w:id="291" w:name="_Toc26877837"/>
        <w:bookmarkEnd w:id="284"/>
        <w:bookmarkEnd w:id="285"/>
        <w:bookmarkEnd w:id="286"/>
        <w:bookmarkEnd w:id="287"/>
        <w:bookmarkEnd w:id="288"/>
        <w:bookmarkEnd w:id="289"/>
        <w:bookmarkEnd w:id="290"/>
        <w:bookmarkEnd w:id="291"/>
      </w:del>
    </w:p>
    <w:p w14:paraId="1547E17B" w14:textId="77777777" w:rsidR="009B2F24" w:rsidRPr="00FD222E" w:rsidDel="00FD222E" w:rsidRDefault="009B2F24" w:rsidP="009B2F24">
      <w:pPr>
        <w:pStyle w:val="Heading3"/>
        <w:rPr>
          <w:del w:id="292" w:author="Joey Tatú" w:date="2019-11-27T14:43:00Z"/>
        </w:rPr>
      </w:pPr>
      <w:del w:id="293" w:author="Joey Tatú" w:date="2019-11-27T14:43:00Z">
        <w:r w:rsidRPr="00FD222E" w:rsidDel="00FD222E">
          <w:delText>The User taps on Create Profile. &lt;See A1&gt;</w:delText>
        </w:r>
        <w:bookmarkStart w:id="294" w:name="_Toc25763216"/>
        <w:bookmarkStart w:id="295" w:name="_Toc25767608"/>
        <w:bookmarkStart w:id="296" w:name="_Toc26441548"/>
        <w:bookmarkStart w:id="297" w:name="_Toc26441723"/>
        <w:bookmarkStart w:id="298" w:name="_Toc26442594"/>
        <w:bookmarkStart w:id="299" w:name="_Toc26443776"/>
        <w:bookmarkStart w:id="300" w:name="_Toc26872126"/>
        <w:bookmarkStart w:id="301" w:name="_Toc26877838"/>
        <w:bookmarkEnd w:id="294"/>
        <w:bookmarkEnd w:id="295"/>
        <w:bookmarkEnd w:id="296"/>
        <w:bookmarkEnd w:id="297"/>
        <w:bookmarkEnd w:id="298"/>
        <w:bookmarkEnd w:id="299"/>
        <w:bookmarkEnd w:id="300"/>
        <w:bookmarkEnd w:id="301"/>
      </w:del>
    </w:p>
    <w:p w14:paraId="01A1E6A8" w14:textId="77777777" w:rsidR="009B2F24" w:rsidRPr="00FD222E" w:rsidDel="00FD222E" w:rsidRDefault="009B2F24" w:rsidP="009B2F24">
      <w:pPr>
        <w:pStyle w:val="Heading3"/>
        <w:rPr>
          <w:del w:id="302" w:author="Joey Tatú" w:date="2019-11-27T14:43:00Z"/>
        </w:rPr>
      </w:pPr>
      <w:del w:id="303" w:author="Joey Tatú" w:date="2019-11-27T14:43:00Z">
        <w:r w:rsidRPr="00FD222E" w:rsidDel="00FD222E">
          <w:delText>The User uploads a photo.</w:delText>
        </w:r>
        <w:bookmarkStart w:id="304" w:name="_Toc25763217"/>
        <w:bookmarkStart w:id="305" w:name="_Toc25767609"/>
        <w:bookmarkStart w:id="306" w:name="_Toc26441549"/>
        <w:bookmarkStart w:id="307" w:name="_Toc26441724"/>
        <w:bookmarkStart w:id="308" w:name="_Toc26442595"/>
        <w:bookmarkStart w:id="309" w:name="_Toc26443777"/>
        <w:bookmarkStart w:id="310" w:name="_Toc26872127"/>
        <w:bookmarkStart w:id="311" w:name="_Toc26877839"/>
        <w:bookmarkEnd w:id="304"/>
        <w:bookmarkEnd w:id="305"/>
        <w:bookmarkEnd w:id="306"/>
        <w:bookmarkEnd w:id="307"/>
        <w:bookmarkEnd w:id="308"/>
        <w:bookmarkEnd w:id="309"/>
        <w:bookmarkEnd w:id="310"/>
        <w:bookmarkEnd w:id="311"/>
      </w:del>
    </w:p>
    <w:p w14:paraId="3B1A6CA2" w14:textId="77777777" w:rsidR="009B2F24" w:rsidRPr="00FD222E" w:rsidDel="00FD222E" w:rsidRDefault="009B2F24" w:rsidP="009B2F24">
      <w:pPr>
        <w:pStyle w:val="Heading3"/>
        <w:rPr>
          <w:del w:id="312" w:author="Joey Tatú" w:date="2019-11-27T14:43:00Z"/>
        </w:rPr>
      </w:pPr>
      <w:del w:id="313" w:author="Joey Tatú" w:date="2019-11-27T14:43:00Z">
        <w:r w:rsidRPr="00FD222E" w:rsidDel="00FD222E">
          <w:delText>The System stores the photo in the Database</w:delText>
        </w:r>
        <w:bookmarkStart w:id="314" w:name="_Toc25763218"/>
        <w:bookmarkStart w:id="315" w:name="_Toc25767610"/>
        <w:bookmarkStart w:id="316" w:name="_Toc26441550"/>
        <w:bookmarkStart w:id="317" w:name="_Toc26441725"/>
        <w:bookmarkStart w:id="318" w:name="_Toc26442596"/>
        <w:bookmarkStart w:id="319" w:name="_Toc26443778"/>
        <w:bookmarkStart w:id="320" w:name="_Toc26872128"/>
        <w:bookmarkStart w:id="321" w:name="_Toc26877840"/>
        <w:bookmarkEnd w:id="314"/>
        <w:bookmarkEnd w:id="315"/>
        <w:bookmarkEnd w:id="316"/>
        <w:bookmarkEnd w:id="317"/>
        <w:bookmarkEnd w:id="318"/>
        <w:bookmarkEnd w:id="319"/>
        <w:bookmarkEnd w:id="320"/>
        <w:bookmarkEnd w:id="321"/>
      </w:del>
    </w:p>
    <w:p w14:paraId="7FC66621" w14:textId="77777777" w:rsidR="009B2F24" w:rsidRPr="00FD222E" w:rsidDel="00FD222E" w:rsidRDefault="009B2F24" w:rsidP="009B2F24">
      <w:pPr>
        <w:pStyle w:val="Heading3"/>
        <w:rPr>
          <w:del w:id="322" w:author="Joey Tatú" w:date="2019-11-27T14:43:00Z"/>
        </w:rPr>
      </w:pPr>
      <w:del w:id="323" w:author="Joey Tatú" w:date="2019-11-27T14:43:00Z">
        <w:r w:rsidRPr="00FD222E" w:rsidDel="00FD222E">
          <w:delText>The User edits their details as required</w:delText>
        </w:r>
        <w:bookmarkStart w:id="324" w:name="_Toc25763219"/>
        <w:bookmarkStart w:id="325" w:name="_Toc25767611"/>
        <w:bookmarkStart w:id="326" w:name="_Toc26441551"/>
        <w:bookmarkStart w:id="327" w:name="_Toc26441726"/>
        <w:bookmarkStart w:id="328" w:name="_Toc26442597"/>
        <w:bookmarkStart w:id="329" w:name="_Toc26443779"/>
        <w:bookmarkStart w:id="330" w:name="_Toc26872129"/>
        <w:bookmarkStart w:id="331" w:name="_Toc26877841"/>
        <w:bookmarkEnd w:id="324"/>
        <w:bookmarkEnd w:id="325"/>
        <w:bookmarkEnd w:id="326"/>
        <w:bookmarkEnd w:id="327"/>
        <w:bookmarkEnd w:id="328"/>
        <w:bookmarkEnd w:id="329"/>
        <w:bookmarkEnd w:id="330"/>
        <w:bookmarkEnd w:id="331"/>
      </w:del>
    </w:p>
    <w:p w14:paraId="7948FF23" w14:textId="77777777" w:rsidR="009B2F24" w:rsidRPr="00FD222E" w:rsidDel="00FD222E" w:rsidRDefault="009B2F24" w:rsidP="009B2F24">
      <w:pPr>
        <w:pStyle w:val="Heading3"/>
        <w:rPr>
          <w:del w:id="332" w:author="Joey Tatú" w:date="2019-11-27T14:43:00Z"/>
        </w:rPr>
      </w:pPr>
      <w:del w:id="333" w:author="Joey Tatú" w:date="2019-11-27T14:43:00Z">
        <w:r w:rsidRPr="00FD222E" w:rsidDel="00FD222E">
          <w:delText>(Such details include but not limited to their username, date of birth, current city, a small bio, a photo, and so on)</w:delText>
        </w:r>
        <w:bookmarkStart w:id="334" w:name="_Toc25763220"/>
        <w:bookmarkStart w:id="335" w:name="_Toc25767612"/>
        <w:bookmarkStart w:id="336" w:name="_Toc26441552"/>
        <w:bookmarkStart w:id="337" w:name="_Toc26441727"/>
        <w:bookmarkStart w:id="338" w:name="_Toc26442598"/>
        <w:bookmarkStart w:id="339" w:name="_Toc26443780"/>
        <w:bookmarkStart w:id="340" w:name="_Toc26872130"/>
        <w:bookmarkStart w:id="341" w:name="_Toc26877842"/>
        <w:bookmarkEnd w:id="334"/>
        <w:bookmarkEnd w:id="335"/>
        <w:bookmarkEnd w:id="336"/>
        <w:bookmarkEnd w:id="337"/>
        <w:bookmarkEnd w:id="338"/>
        <w:bookmarkEnd w:id="339"/>
        <w:bookmarkEnd w:id="340"/>
        <w:bookmarkEnd w:id="341"/>
      </w:del>
    </w:p>
    <w:p w14:paraId="0070EB5D" w14:textId="77777777" w:rsidR="009B2F24" w:rsidRPr="00FD222E" w:rsidDel="00FD222E" w:rsidRDefault="009B2F24" w:rsidP="009B2F24">
      <w:pPr>
        <w:pStyle w:val="Heading3"/>
        <w:rPr>
          <w:del w:id="342" w:author="Joey Tatú" w:date="2019-11-27T14:43:00Z"/>
        </w:rPr>
      </w:pPr>
      <w:del w:id="343" w:author="Joey Tatú" w:date="2019-11-27T14:43:00Z">
        <w:r w:rsidRPr="00FD222E" w:rsidDel="00FD222E">
          <w:delText>The User selects “Continue”.</w:delText>
        </w:r>
        <w:bookmarkStart w:id="344" w:name="_Toc25763221"/>
        <w:bookmarkStart w:id="345" w:name="_Toc25767613"/>
        <w:bookmarkStart w:id="346" w:name="_Toc26441553"/>
        <w:bookmarkStart w:id="347" w:name="_Toc26441728"/>
        <w:bookmarkStart w:id="348" w:name="_Toc26442599"/>
        <w:bookmarkStart w:id="349" w:name="_Toc26443781"/>
        <w:bookmarkStart w:id="350" w:name="_Toc26872131"/>
        <w:bookmarkStart w:id="351" w:name="_Toc26877843"/>
        <w:bookmarkEnd w:id="344"/>
        <w:bookmarkEnd w:id="345"/>
        <w:bookmarkEnd w:id="346"/>
        <w:bookmarkEnd w:id="347"/>
        <w:bookmarkEnd w:id="348"/>
        <w:bookmarkEnd w:id="349"/>
        <w:bookmarkEnd w:id="350"/>
        <w:bookmarkEnd w:id="351"/>
      </w:del>
    </w:p>
    <w:p w14:paraId="0701F5D4" w14:textId="77777777" w:rsidR="009B2F24" w:rsidRPr="00FD222E" w:rsidDel="00FD222E" w:rsidRDefault="009B2F24" w:rsidP="009B2F24">
      <w:pPr>
        <w:pStyle w:val="Heading3"/>
        <w:rPr>
          <w:del w:id="352" w:author="Joey Tatú" w:date="2019-11-27T14:43:00Z"/>
        </w:rPr>
      </w:pPr>
      <w:del w:id="353" w:author="Joey Tatú" w:date="2019-11-27T14:43:00Z">
        <w:r w:rsidRPr="00FD222E" w:rsidDel="00FD222E">
          <w:delText xml:space="preserve">The System encrypts this information and put it into the </w:delText>
        </w:r>
      </w:del>
      <w:del w:id="354" w:author="Joey Tatú" w:date="2019-11-27T14:21:00Z">
        <w:r w:rsidRPr="00FD222E" w:rsidDel="0060759B">
          <w:delText>MySQL</w:delText>
        </w:r>
      </w:del>
      <w:del w:id="355" w:author="Joey Tatú" w:date="2019-11-27T14:43:00Z">
        <w:r w:rsidRPr="00FD222E" w:rsidDel="00FD222E">
          <w:delText xml:space="preserve"> database.</w:delText>
        </w:r>
        <w:bookmarkStart w:id="356" w:name="_Toc25763222"/>
        <w:bookmarkStart w:id="357" w:name="_Toc25767614"/>
        <w:bookmarkStart w:id="358" w:name="_Toc26441554"/>
        <w:bookmarkStart w:id="359" w:name="_Toc26441729"/>
        <w:bookmarkStart w:id="360" w:name="_Toc26442600"/>
        <w:bookmarkStart w:id="361" w:name="_Toc26443782"/>
        <w:bookmarkStart w:id="362" w:name="_Toc26872132"/>
        <w:bookmarkStart w:id="363" w:name="_Toc26877844"/>
        <w:bookmarkEnd w:id="356"/>
        <w:bookmarkEnd w:id="357"/>
        <w:bookmarkEnd w:id="358"/>
        <w:bookmarkEnd w:id="359"/>
        <w:bookmarkEnd w:id="360"/>
        <w:bookmarkEnd w:id="361"/>
        <w:bookmarkEnd w:id="362"/>
        <w:bookmarkEnd w:id="363"/>
      </w:del>
    </w:p>
    <w:p w14:paraId="71406B7A" w14:textId="77777777" w:rsidR="009B2F24" w:rsidRPr="00FD222E" w:rsidDel="00FD222E" w:rsidRDefault="009B2F24" w:rsidP="009B2F24">
      <w:pPr>
        <w:pStyle w:val="Heading3"/>
        <w:rPr>
          <w:del w:id="364" w:author="Joey Tatú" w:date="2019-11-27T14:43:00Z"/>
        </w:rPr>
      </w:pPr>
      <w:del w:id="365" w:author="Joey Tatú" w:date="2019-11-27T14:43:00Z">
        <w:r w:rsidRPr="00FD222E" w:rsidDel="00FD222E">
          <w:delText>The System shows the User the home page.</w:delText>
        </w:r>
        <w:bookmarkStart w:id="366" w:name="_Toc25763223"/>
        <w:bookmarkStart w:id="367" w:name="_Toc25767615"/>
        <w:bookmarkStart w:id="368" w:name="_Toc26441555"/>
        <w:bookmarkStart w:id="369" w:name="_Toc26441730"/>
        <w:bookmarkStart w:id="370" w:name="_Toc26442601"/>
        <w:bookmarkStart w:id="371" w:name="_Toc26443783"/>
        <w:bookmarkStart w:id="372" w:name="_Toc26872133"/>
        <w:bookmarkStart w:id="373" w:name="_Toc26877845"/>
        <w:bookmarkEnd w:id="366"/>
        <w:bookmarkEnd w:id="367"/>
        <w:bookmarkEnd w:id="368"/>
        <w:bookmarkEnd w:id="369"/>
        <w:bookmarkEnd w:id="370"/>
        <w:bookmarkEnd w:id="371"/>
        <w:bookmarkEnd w:id="372"/>
        <w:bookmarkEnd w:id="373"/>
      </w:del>
    </w:p>
    <w:p w14:paraId="4F682C21" w14:textId="77777777" w:rsidR="009B2F24" w:rsidRPr="00FD222E" w:rsidDel="00FD222E" w:rsidRDefault="009B2F24" w:rsidP="009B2F24">
      <w:pPr>
        <w:pStyle w:val="Heading3"/>
        <w:rPr>
          <w:del w:id="374" w:author="Joey Tatú" w:date="2019-11-27T14:43:00Z"/>
        </w:rPr>
      </w:pPr>
      <w:del w:id="375" w:author="Joey Tatú" w:date="2019-11-27T14:43:00Z">
        <w:r w:rsidRPr="00FD222E" w:rsidDel="00FD222E">
          <w:delText>Alternate flow</w:delText>
        </w:r>
        <w:bookmarkStart w:id="376" w:name="_Toc25763224"/>
        <w:bookmarkStart w:id="377" w:name="_Toc25767616"/>
        <w:bookmarkStart w:id="378" w:name="_Toc26441556"/>
        <w:bookmarkStart w:id="379" w:name="_Toc26441731"/>
        <w:bookmarkStart w:id="380" w:name="_Toc26442602"/>
        <w:bookmarkStart w:id="381" w:name="_Toc26443784"/>
        <w:bookmarkStart w:id="382" w:name="_Toc26872134"/>
        <w:bookmarkStart w:id="383" w:name="_Toc26877846"/>
        <w:bookmarkEnd w:id="376"/>
        <w:bookmarkEnd w:id="377"/>
        <w:bookmarkEnd w:id="378"/>
        <w:bookmarkEnd w:id="379"/>
        <w:bookmarkEnd w:id="380"/>
        <w:bookmarkEnd w:id="381"/>
        <w:bookmarkEnd w:id="382"/>
        <w:bookmarkEnd w:id="383"/>
      </w:del>
    </w:p>
    <w:p w14:paraId="6A71D982" w14:textId="77777777" w:rsidR="009B2F24" w:rsidRPr="00FD222E" w:rsidDel="00FD222E" w:rsidRDefault="009B2F24" w:rsidP="009B2F24">
      <w:pPr>
        <w:pStyle w:val="Heading3"/>
        <w:rPr>
          <w:del w:id="384" w:author="Joey Tatú" w:date="2019-11-27T14:43:00Z"/>
        </w:rPr>
      </w:pPr>
      <w:del w:id="385" w:author="Joey Tatú" w:date="2019-11-27T14:43:00Z">
        <w:r w:rsidRPr="00FD222E" w:rsidDel="00FD222E">
          <w:delText>A1: Editing profile</w:delText>
        </w:r>
        <w:bookmarkStart w:id="386" w:name="_Toc25763225"/>
        <w:bookmarkStart w:id="387" w:name="_Toc25767617"/>
        <w:bookmarkStart w:id="388" w:name="_Toc26441557"/>
        <w:bookmarkStart w:id="389" w:name="_Toc26441732"/>
        <w:bookmarkStart w:id="390" w:name="_Toc26442603"/>
        <w:bookmarkStart w:id="391" w:name="_Toc26443785"/>
        <w:bookmarkStart w:id="392" w:name="_Toc26872135"/>
        <w:bookmarkStart w:id="393" w:name="_Toc26877847"/>
        <w:bookmarkEnd w:id="386"/>
        <w:bookmarkEnd w:id="387"/>
        <w:bookmarkEnd w:id="388"/>
        <w:bookmarkEnd w:id="389"/>
        <w:bookmarkEnd w:id="390"/>
        <w:bookmarkEnd w:id="391"/>
        <w:bookmarkEnd w:id="392"/>
        <w:bookmarkEnd w:id="393"/>
      </w:del>
    </w:p>
    <w:p w14:paraId="2CB2432B" w14:textId="77777777" w:rsidR="009B2F24" w:rsidRPr="00FD222E" w:rsidDel="00FD222E" w:rsidRDefault="009B2F24" w:rsidP="009B2F24">
      <w:pPr>
        <w:pStyle w:val="Heading3"/>
        <w:rPr>
          <w:del w:id="394" w:author="Joey Tatú" w:date="2019-11-27T14:43:00Z"/>
        </w:rPr>
      </w:pPr>
      <w:del w:id="395" w:author="Joey Tatú" w:date="2019-11-27T14:43:00Z">
        <w:r w:rsidRPr="00FD222E" w:rsidDel="00FD222E">
          <w:delText>The User clicks on Edit Profile</w:delText>
        </w:r>
        <w:bookmarkStart w:id="396" w:name="_Toc25763226"/>
        <w:bookmarkStart w:id="397" w:name="_Toc25767618"/>
        <w:bookmarkStart w:id="398" w:name="_Toc26441558"/>
        <w:bookmarkStart w:id="399" w:name="_Toc26441733"/>
        <w:bookmarkStart w:id="400" w:name="_Toc26442604"/>
        <w:bookmarkStart w:id="401" w:name="_Toc26443786"/>
        <w:bookmarkStart w:id="402" w:name="_Toc26872136"/>
        <w:bookmarkStart w:id="403" w:name="_Toc26877848"/>
        <w:bookmarkEnd w:id="396"/>
        <w:bookmarkEnd w:id="397"/>
        <w:bookmarkEnd w:id="398"/>
        <w:bookmarkEnd w:id="399"/>
        <w:bookmarkEnd w:id="400"/>
        <w:bookmarkEnd w:id="401"/>
        <w:bookmarkEnd w:id="402"/>
        <w:bookmarkEnd w:id="403"/>
      </w:del>
    </w:p>
    <w:p w14:paraId="4DC79486" w14:textId="77777777" w:rsidR="009B2F24" w:rsidRPr="00FD222E" w:rsidDel="00FD222E" w:rsidRDefault="009B2F24" w:rsidP="009B2F24">
      <w:pPr>
        <w:pStyle w:val="Heading3"/>
        <w:rPr>
          <w:del w:id="404" w:author="Joey Tatú" w:date="2019-11-27T14:43:00Z"/>
        </w:rPr>
      </w:pPr>
      <w:del w:id="405" w:author="Joey Tatú" w:date="2019-11-27T14:43:00Z">
        <w:r w:rsidRPr="00FD222E" w:rsidDel="00FD222E">
          <w:delText>The System loads the User’s profile data into the editable fields.</w:delText>
        </w:r>
        <w:bookmarkStart w:id="406" w:name="_Toc25763227"/>
        <w:bookmarkStart w:id="407" w:name="_Toc25767619"/>
        <w:bookmarkStart w:id="408" w:name="_Toc26441559"/>
        <w:bookmarkStart w:id="409" w:name="_Toc26441734"/>
        <w:bookmarkStart w:id="410" w:name="_Toc26442605"/>
        <w:bookmarkStart w:id="411" w:name="_Toc26443787"/>
        <w:bookmarkStart w:id="412" w:name="_Toc26872137"/>
        <w:bookmarkStart w:id="413" w:name="_Toc26877849"/>
        <w:bookmarkEnd w:id="406"/>
        <w:bookmarkEnd w:id="407"/>
        <w:bookmarkEnd w:id="408"/>
        <w:bookmarkEnd w:id="409"/>
        <w:bookmarkEnd w:id="410"/>
        <w:bookmarkEnd w:id="411"/>
        <w:bookmarkEnd w:id="412"/>
        <w:bookmarkEnd w:id="413"/>
      </w:del>
    </w:p>
    <w:p w14:paraId="7C99B297" w14:textId="77777777" w:rsidR="009B2F24" w:rsidRPr="00FD222E" w:rsidDel="00FD222E" w:rsidRDefault="009B2F24" w:rsidP="009B2F24">
      <w:pPr>
        <w:pStyle w:val="Heading3"/>
        <w:rPr>
          <w:del w:id="414" w:author="Joey Tatú" w:date="2019-11-27T14:43:00Z"/>
        </w:rPr>
      </w:pPr>
      <w:del w:id="415" w:author="Joey Tatú" w:date="2019-11-27T14:43:00Z">
        <w:r w:rsidRPr="00FD222E" w:rsidDel="00FD222E">
          <w:delText>The User edits their photo and profile as they desire.</w:delText>
        </w:r>
        <w:bookmarkStart w:id="416" w:name="_Toc25763228"/>
        <w:bookmarkStart w:id="417" w:name="_Toc25767620"/>
        <w:bookmarkStart w:id="418" w:name="_Toc26441560"/>
        <w:bookmarkStart w:id="419" w:name="_Toc26441735"/>
        <w:bookmarkStart w:id="420" w:name="_Toc26442606"/>
        <w:bookmarkStart w:id="421" w:name="_Toc26443788"/>
        <w:bookmarkStart w:id="422" w:name="_Toc26872138"/>
        <w:bookmarkStart w:id="423" w:name="_Toc26877850"/>
        <w:bookmarkEnd w:id="416"/>
        <w:bookmarkEnd w:id="417"/>
        <w:bookmarkEnd w:id="418"/>
        <w:bookmarkEnd w:id="419"/>
        <w:bookmarkEnd w:id="420"/>
        <w:bookmarkEnd w:id="421"/>
        <w:bookmarkEnd w:id="422"/>
        <w:bookmarkEnd w:id="423"/>
      </w:del>
    </w:p>
    <w:p w14:paraId="2F6549DC" w14:textId="77777777" w:rsidR="009B2F24" w:rsidRPr="00FD222E" w:rsidDel="00FD222E" w:rsidRDefault="009B2F24" w:rsidP="009B2F24">
      <w:pPr>
        <w:pStyle w:val="Heading3"/>
        <w:rPr>
          <w:del w:id="424" w:author="Joey Tatú" w:date="2019-11-27T14:43:00Z"/>
        </w:rPr>
      </w:pPr>
      <w:del w:id="425" w:author="Joey Tatú" w:date="2019-11-27T14:43:00Z">
        <w:r w:rsidRPr="00FD222E" w:rsidDel="00FD222E">
          <w:delText>&lt;Returns to number 13 in Main Flow&gt;</w:delText>
        </w:r>
        <w:bookmarkStart w:id="426" w:name="_Toc25763229"/>
        <w:bookmarkStart w:id="427" w:name="_Toc25767621"/>
        <w:bookmarkStart w:id="428" w:name="_Toc26441561"/>
        <w:bookmarkStart w:id="429" w:name="_Toc26441736"/>
        <w:bookmarkStart w:id="430" w:name="_Toc26442607"/>
        <w:bookmarkStart w:id="431" w:name="_Toc26443789"/>
        <w:bookmarkStart w:id="432" w:name="_Toc26872139"/>
        <w:bookmarkStart w:id="433" w:name="_Toc26877851"/>
        <w:bookmarkEnd w:id="426"/>
        <w:bookmarkEnd w:id="427"/>
        <w:bookmarkEnd w:id="428"/>
        <w:bookmarkEnd w:id="429"/>
        <w:bookmarkEnd w:id="430"/>
        <w:bookmarkEnd w:id="431"/>
        <w:bookmarkEnd w:id="432"/>
        <w:bookmarkEnd w:id="433"/>
      </w:del>
    </w:p>
    <w:p w14:paraId="5BCF5244" w14:textId="77777777" w:rsidR="009B2F24" w:rsidRPr="00FD222E" w:rsidDel="00FD222E" w:rsidRDefault="009B2F24" w:rsidP="009B2F24">
      <w:pPr>
        <w:pStyle w:val="Heading3"/>
        <w:rPr>
          <w:del w:id="434" w:author="Joey Tatú" w:date="2019-11-27T14:43:00Z"/>
        </w:rPr>
      </w:pPr>
      <w:bookmarkStart w:id="435" w:name="_Toc25763230"/>
      <w:bookmarkStart w:id="436" w:name="_Toc25767622"/>
      <w:bookmarkStart w:id="437" w:name="_Toc26441562"/>
      <w:bookmarkStart w:id="438" w:name="_Toc26441737"/>
      <w:bookmarkStart w:id="439" w:name="_Toc26442608"/>
      <w:bookmarkStart w:id="440" w:name="_Toc26443790"/>
      <w:bookmarkStart w:id="441" w:name="_Toc26872140"/>
      <w:bookmarkStart w:id="442" w:name="_Toc26877852"/>
      <w:bookmarkEnd w:id="435"/>
      <w:bookmarkEnd w:id="436"/>
      <w:bookmarkEnd w:id="437"/>
      <w:bookmarkEnd w:id="438"/>
      <w:bookmarkEnd w:id="439"/>
      <w:bookmarkEnd w:id="440"/>
      <w:bookmarkEnd w:id="441"/>
      <w:bookmarkEnd w:id="442"/>
    </w:p>
    <w:p w14:paraId="3B93D046" w14:textId="77777777" w:rsidR="009B2F24" w:rsidRPr="00FD222E" w:rsidDel="00FD222E" w:rsidRDefault="009B2F24" w:rsidP="009B2F24">
      <w:pPr>
        <w:pStyle w:val="Heading3"/>
        <w:rPr>
          <w:del w:id="443" w:author="Joey Tatú" w:date="2019-11-27T14:43:00Z"/>
        </w:rPr>
      </w:pPr>
      <w:del w:id="444" w:author="Joey Tatú" w:date="2019-11-27T14:43:00Z">
        <w:r w:rsidRPr="00FD222E" w:rsidDel="00FD222E">
          <w:delText>A2: User uses Facebook to login - Successful</w:delText>
        </w:r>
        <w:bookmarkStart w:id="445" w:name="_Toc25763231"/>
        <w:bookmarkStart w:id="446" w:name="_Toc25767623"/>
        <w:bookmarkStart w:id="447" w:name="_Toc26441563"/>
        <w:bookmarkStart w:id="448" w:name="_Toc26441738"/>
        <w:bookmarkStart w:id="449" w:name="_Toc26442609"/>
        <w:bookmarkStart w:id="450" w:name="_Toc26443791"/>
        <w:bookmarkStart w:id="451" w:name="_Toc26872141"/>
        <w:bookmarkStart w:id="452" w:name="_Toc26877853"/>
        <w:bookmarkEnd w:id="445"/>
        <w:bookmarkEnd w:id="446"/>
        <w:bookmarkEnd w:id="447"/>
        <w:bookmarkEnd w:id="448"/>
        <w:bookmarkEnd w:id="449"/>
        <w:bookmarkEnd w:id="450"/>
        <w:bookmarkEnd w:id="451"/>
        <w:bookmarkEnd w:id="452"/>
      </w:del>
    </w:p>
    <w:p w14:paraId="30A9D18A" w14:textId="77777777" w:rsidR="009B2F24" w:rsidRPr="00FD222E" w:rsidDel="00FD222E" w:rsidRDefault="009B2F24" w:rsidP="009B2F24">
      <w:pPr>
        <w:pStyle w:val="Heading3"/>
        <w:rPr>
          <w:del w:id="453" w:author="Joey Tatú" w:date="2019-11-27T14:43:00Z"/>
        </w:rPr>
      </w:pPr>
      <w:del w:id="454" w:author="Joey Tatú" w:date="2019-11-27T14:43:00Z">
        <w:r w:rsidRPr="00FD222E" w:rsidDel="00FD222E">
          <w:delText>The User clicks on “Facebook Login”</w:delText>
        </w:r>
        <w:bookmarkStart w:id="455" w:name="_Toc25763232"/>
        <w:bookmarkStart w:id="456" w:name="_Toc25767624"/>
        <w:bookmarkStart w:id="457" w:name="_Toc26441564"/>
        <w:bookmarkStart w:id="458" w:name="_Toc26441739"/>
        <w:bookmarkStart w:id="459" w:name="_Toc26442610"/>
        <w:bookmarkStart w:id="460" w:name="_Toc26443792"/>
        <w:bookmarkStart w:id="461" w:name="_Toc26872142"/>
        <w:bookmarkStart w:id="462" w:name="_Toc26877854"/>
        <w:bookmarkEnd w:id="455"/>
        <w:bookmarkEnd w:id="456"/>
        <w:bookmarkEnd w:id="457"/>
        <w:bookmarkEnd w:id="458"/>
        <w:bookmarkEnd w:id="459"/>
        <w:bookmarkEnd w:id="460"/>
        <w:bookmarkEnd w:id="461"/>
        <w:bookmarkEnd w:id="462"/>
      </w:del>
    </w:p>
    <w:p w14:paraId="7DD8793D" w14:textId="77777777" w:rsidR="009B2F24" w:rsidRPr="00FD222E" w:rsidDel="00FD222E" w:rsidRDefault="009B2F24" w:rsidP="009B2F24">
      <w:pPr>
        <w:pStyle w:val="Heading3"/>
        <w:rPr>
          <w:del w:id="463" w:author="Joey Tatú" w:date="2019-11-27T14:43:00Z"/>
        </w:rPr>
      </w:pPr>
      <w:del w:id="464" w:author="Joey Tatú" w:date="2019-11-27T14:43:00Z">
        <w:r w:rsidRPr="00FD222E" w:rsidDel="00FD222E">
          <w:delText xml:space="preserve">The User is taken to a Facebook Login Page </w:delText>
        </w:r>
        <w:bookmarkStart w:id="465" w:name="_Toc25763233"/>
        <w:bookmarkStart w:id="466" w:name="_Toc25767625"/>
        <w:bookmarkStart w:id="467" w:name="_Toc26441565"/>
        <w:bookmarkStart w:id="468" w:name="_Toc26441740"/>
        <w:bookmarkStart w:id="469" w:name="_Toc26442611"/>
        <w:bookmarkStart w:id="470" w:name="_Toc26443793"/>
        <w:bookmarkStart w:id="471" w:name="_Toc26872143"/>
        <w:bookmarkStart w:id="472" w:name="_Toc26877855"/>
        <w:bookmarkEnd w:id="465"/>
        <w:bookmarkEnd w:id="466"/>
        <w:bookmarkEnd w:id="467"/>
        <w:bookmarkEnd w:id="468"/>
        <w:bookmarkEnd w:id="469"/>
        <w:bookmarkEnd w:id="470"/>
        <w:bookmarkEnd w:id="471"/>
        <w:bookmarkEnd w:id="472"/>
      </w:del>
    </w:p>
    <w:p w14:paraId="74B01EC1" w14:textId="77777777" w:rsidR="009B2F24" w:rsidRPr="00FD222E" w:rsidDel="00FD222E" w:rsidRDefault="009B2F24" w:rsidP="009B2F24">
      <w:pPr>
        <w:pStyle w:val="Heading3"/>
        <w:rPr>
          <w:del w:id="473" w:author="Joey Tatú" w:date="2019-11-27T14:43:00Z"/>
        </w:rPr>
      </w:pPr>
      <w:del w:id="474" w:author="Joey Tatú" w:date="2019-11-27T14:43:00Z">
        <w:r w:rsidRPr="00FD222E" w:rsidDel="00FD222E">
          <w:delText>The System waits (for a response from Facebook API)</w:delText>
        </w:r>
        <w:bookmarkStart w:id="475" w:name="_Toc25763234"/>
        <w:bookmarkStart w:id="476" w:name="_Toc25767626"/>
        <w:bookmarkStart w:id="477" w:name="_Toc26441566"/>
        <w:bookmarkStart w:id="478" w:name="_Toc26441741"/>
        <w:bookmarkStart w:id="479" w:name="_Toc26442612"/>
        <w:bookmarkStart w:id="480" w:name="_Toc26443794"/>
        <w:bookmarkStart w:id="481" w:name="_Toc26872144"/>
        <w:bookmarkStart w:id="482" w:name="_Toc26877856"/>
        <w:bookmarkEnd w:id="475"/>
        <w:bookmarkEnd w:id="476"/>
        <w:bookmarkEnd w:id="477"/>
        <w:bookmarkEnd w:id="478"/>
        <w:bookmarkEnd w:id="479"/>
        <w:bookmarkEnd w:id="480"/>
        <w:bookmarkEnd w:id="481"/>
        <w:bookmarkEnd w:id="482"/>
      </w:del>
    </w:p>
    <w:p w14:paraId="2398CD39" w14:textId="77777777" w:rsidR="009B2F24" w:rsidRPr="00FD222E" w:rsidDel="00FD222E" w:rsidRDefault="009B2F24" w:rsidP="009B2F24">
      <w:pPr>
        <w:pStyle w:val="Heading3"/>
        <w:rPr>
          <w:del w:id="483" w:author="Joey Tatú" w:date="2019-11-27T14:43:00Z"/>
        </w:rPr>
      </w:pPr>
      <w:del w:id="484" w:author="Joey Tatú" w:date="2019-11-27T14:43:00Z">
        <w:r w:rsidRPr="00FD222E" w:rsidDel="00FD222E">
          <w:delText>The System receives a response from Facebook</w:delText>
        </w:r>
        <w:bookmarkStart w:id="485" w:name="_Toc25763235"/>
        <w:bookmarkStart w:id="486" w:name="_Toc25767627"/>
        <w:bookmarkStart w:id="487" w:name="_Toc26441567"/>
        <w:bookmarkStart w:id="488" w:name="_Toc26441742"/>
        <w:bookmarkStart w:id="489" w:name="_Toc26442613"/>
        <w:bookmarkStart w:id="490" w:name="_Toc26443795"/>
        <w:bookmarkStart w:id="491" w:name="_Toc26872145"/>
        <w:bookmarkStart w:id="492" w:name="_Toc26877857"/>
        <w:bookmarkEnd w:id="485"/>
        <w:bookmarkEnd w:id="486"/>
        <w:bookmarkEnd w:id="487"/>
        <w:bookmarkEnd w:id="488"/>
        <w:bookmarkEnd w:id="489"/>
        <w:bookmarkEnd w:id="490"/>
        <w:bookmarkEnd w:id="491"/>
        <w:bookmarkEnd w:id="492"/>
      </w:del>
    </w:p>
    <w:p w14:paraId="3805C7F8" w14:textId="77777777" w:rsidR="009B2F24" w:rsidRPr="00FD222E" w:rsidDel="00FD222E" w:rsidRDefault="009B2F24" w:rsidP="009B2F24">
      <w:pPr>
        <w:pStyle w:val="Heading3"/>
        <w:rPr>
          <w:del w:id="493" w:author="Joey Tatú" w:date="2019-11-27T14:43:00Z"/>
        </w:rPr>
      </w:pPr>
      <w:del w:id="494" w:author="Joey Tatú" w:date="2019-11-27T14:43:00Z">
        <w:r w:rsidRPr="00FD222E" w:rsidDel="00FD222E">
          <w:delText>The System logs the user into the System &lt;See A2&gt;</w:delText>
        </w:r>
        <w:bookmarkStart w:id="495" w:name="_Toc25763236"/>
        <w:bookmarkStart w:id="496" w:name="_Toc25767628"/>
        <w:bookmarkStart w:id="497" w:name="_Toc26441568"/>
        <w:bookmarkStart w:id="498" w:name="_Toc26441743"/>
        <w:bookmarkStart w:id="499" w:name="_Toc26442614"/>
        <w:bookmarkStart w:id="500" w:name="_Toc26443796"/>
        <w:bookmarkStart w:id="501" w:name="_Toc26872146"/>
        <w:bookmarkStart w:id="502" w:name="_Toc26877858"/>
        <w:bookmarkEnd w:id="495"/>
        <w:bookmarkEnd w:id="496"/>
        <w:bookmarkEnd w:id="497"/>
        <w:bookmarkEnd w:id="498"/>
        <w:bookmarkEnd w:id="499"/>
        <w:bookmarkEnd w:id="500"/>
        <w:bookmarkEnd w:id="501"/>
        <w:bookmarkEnd w:id="502"/>
      </w:del>
    </w:p>
    <w:p w14:paraId="50D53AC7" w14:textId="77777777" w:rsidR="009B2F24" w:rsidRPr="00FD222E" w:rsidDel="00FD222E" w:rsidRDefault="009B2F24" w:rsidP="009B2F24">
      <w:pPr>
        <w:pStyle w:val="Heading3"/>
        <w:rPr>
          <w:del w:id="503" w:author="Joey Tatú" w:date="2019-11-27T14:43:00Z"/>
        </w:rPr>
      </w:pPr>
      <w:del w:id="504" w:author="Joey Tatú" w:date="2019-11-27T14:43:00Z">
        <w:r w:rsidRPr="00FD222E" w:rsidDel="00FD222E">
          <w:delText>&lt;Returns to number 6 in Main Flow&gt;</w:delText>
        </w:r>
        <w:bookmarkStart w:id="505" w:name="_Toc25763237"/>
        <w:bookmarkStart w:id="506" w:name="_Toc25767629"/>
        <w:bookmarkStart w:id="507" w:name="_Toc26441569"/>
        <w:bookmarkStart w:id="508" w:name="_Toc26441744"/>
        <w:bookmarkStart w:id="509" w:name="_Toc26442615"/>
        <w:bookmarkStart w:id="510" w:name="_Toc26443797"/>
        <w:bookmarkStart w:id="511" w:name="_Toc26872147"/>
        <w:bookmarkStart w:id="512" w:name="_Toc26877859"/>
        <w:bookmarkEnd w:id="505"/>
        <w:bookmarkEnd w:id="506"/>
        <w:bookmarkEnd w:id="507"/>
        <w:bookmarkEnd w:id="508"/>
        <w:bookmarkEnd w:id="509"/>
        <w:bookmarkEnd w:id="510"/>
        <w:bookmarkEnd w:id="511"/>
        <w:bookmarkEnd w:id="512"/>
      </w:del>
    </w:p>
    <w:p w14:paraId="1F3CBB49" w14:textId="77777777" w:rsidR="009B2F24" w:rsidRPr="00FD222E" w:rsidDel="00FD222E" w:rsidRDefault="009B2F24" w:rsidP="009B2F24">
      <w:pPr>
        <w:pStyle w:val="Heading3"/>
        <w:rPr>
          <w:del w:id="513" w:author="Joey Tatú" w:date="2019-11-27T14:43:00Z"/>
        </w:rPr>
      </w:pPr>
      <w:bookmarkStart w:id="514" w:name="_Toc25763238"/>
      <w:bookmarkStart w:id="515" w:name="_Toc25767630"/>
      <w:bookmarkStart w:id="516" w:name="_Toc26441570"/>
      <w:bookmarkStart w:id="517" w:name="_Toc26441745"/>
      <w:bookmarkStart w:id="518" w:name="_Toc26442616"/>
      <w:bookmarkStart w:id="519" w:name="_Toc26443798"/>
      <w:bookmarkStart w:id="520" w:name="_Toc26872148"/>
      <w:bookmarkStart w:id="521" w:name="_Toc26877860"/>
      <w:bookmarkEnd w:id="514"/>
      <w:bookmarkEnd w:id="515"/>
      <w:bookmarkEnd w:id="516"/>
      <w:bookmarkEnd w:id="517"/>
      <w:bookmarkEnd w:id="518"/>
      <w:bookmarkEnd w:id="519"/>
      <w:bookmarkEnd w:id="520"/>
      <w:bookmarkEnd w:id="521"/>
    </w:p>
    <w:p w14:paraId="77E9B4EF" w14:textId="77777777" w:rsidR="009B2F24" w:rsidRPr="00FD222E" w:rsidDel="00FD222E" w:rsidRDefault="009B2F24" w:rsidP="009B2F24">
      <w:pPr>
        <w:pStyle w:val="Heading3"/>
        <w:rPr>
          <w:del w:id="522" w:author="Joey Tatú" w:date="2019-11-27T14:43:00Z"/>
        </w:rPr>
      </w:pPr>
      <w:del w:id="523" w:author="Joey Tatú" w:date="2019-11-27T14:43:00Z">
        <w:r w:rsidRPr="00FD222E" w:rsidDel="00FD222E">
          <w:delText>A3: User uses Facebook to login - Failed</w:delText>
        </w:r>
        <w:bookmarkStart w:id="524" w:name="_Toc25763239"/>
        <w:bookmarkStart w:id="525" w:name="_Toc25767631"/>
        <w:bookmarkStart w:id="526" w:name="_Toc26441571"/>
        <w:bookmarkStart w:id="527" w:name="_Toc26441746"/>
        <w:bookmarkStart w:id="528" w:name="_Toc26442617"/>
        <w:bookmarkStart w:id="529" w:name="_Toc26443799"/>
        <w:bookmarkStart w:id="530" w:name="_Toc26872149"/>
        <w:bookmarkStart w:id="531" w:name="_Toc26877861"/>
        <w:bookmarkEnd w:id="524"/>
        <w:bookmarkEnd w:id="525"/>
        <w:bookmarkEnd w:id="526"/>
        <w:bookmarkEnd w:id="527"/>
        <w:bookmarkEnd w:id="528"/>
        <w:bookmarkEnd w:id="529"/>
        <w:bookmarkEnd w:id="530"/>
        <w:bookmarkEnd w:id="531"/>
      </w:del>
    </w:p>
    <w:p w14:paraId="5BCF37B9" w14:textId="77777777" w:rsidR="009B2F24" w:rsidRPr="00FD222E" w:rsidDel="00FD222E" w:rsidRDefault="009B2F24" w:rsidP="009B2F24">
      <w:pPr>
        <w:pStyle w:val="Heading3"/>
        <w:rPr>
          <w:del w:id="532" w:author="Joey Tatú" w:date="2019-11-27T14:43:00Z"/>
        </w:rPr>
      </w:pPr>
      <w:del w:id="533" w:author="Joey Tatú" w:date="2019-11-27T14:43:00Z">
        <w:r w:rsidRPr="00FD222E" w:rsidDel="00FD222E">
          <w:delText>The System cannot log the User into the System</w:delText>
        </w:r>
        <w:bookmarkStart w:id="534" w:name="_Toc25763240"/>
        <w:bookmarkStart w:id="535" w:name="_Toc25767632"/>
        <w:bookmarkStart w:id="536" w:name="_Toc26441572"/>
        <w:bookmarkStart w:id="537" w:name="_Toc26441747"/>
        <w:bookmarkStart w:id="538" w:name="_Toc26442618"/>
        <w:bookmarkStart w:id="539" w:name="_Toc26443800"/>
        <w:bookmarkStart w:id="540" w:name="_Toc26872150"/>
        <w:bookmarkStart w:id="541" w:name="_Toc26877862"/>
        <w:bookmarkEnd w:id="534"/>
        <w:bookmarkEnd w:id="535"/>
        <w:bookmarkEnd w:id="536"/>
        <w:bookmarkEnd w:id="537"/>
        <w:bookmarkEnd w:id="538"/>
        <w:bookmarkEnd w:id="539"/>
        <w:bookmarkEnd w:id="540"/>
        <w:bookmarkEnd w:id="541"/>
      </w:del>
    </w:p>
    <w:p w14:paraId="37999AA3" w14:textId="77777777" w:rsidR="009B2F24" w:rsidRPr="00FD222E" w:rsidDel="00FD222E" w:rsidRDefault="009B2F24" w:rsidP="009B2F24">
      <w:pPr>
        <w:pStyle w:val="Heading3"/>
        <w:rPr>
          <w:del w:id="542" w:author="Joey Tatú" w:date="2019-11-27T14:43:00Z"/>
        </w:rPr>
      </w:pPr>
      <w:del w:id="543" w:author="Joey Tatú" w:date="2019-11-27T14:43:00Z">
        <w:r w:rsidRPr="00FD222E" w:rsidDel="00FD222E">
          <w:delText>&lt;Returns to number 1 in Main Flow&gt;</w:delText>
        </w:r>
        <w:bookmarkStart w:id="544" w:name="_Toc25763241"/>
        <w:bookmarkStart w:id="545" w:name="_Toc25767633"/>
        <w:bookmarkStart w:id="546" w:name="_Toc26441573"/>
        <w:bookmarkStart w:id="547" w:name="_Toc26441748"/>
        <w:bookmarkStart w:id="548" w:name="_Toc26442619"/>
        <w:bookmarkStart w:id="549" w:name="_Toc26443801"/>
        <w:bookmarkStart w:id="550" w:name="_Toc26872151"/>
        <w:bookmarkStart w:id="551" w:name="_Toc26877863"/>
        <w:bookmarkEnd w:id="544"/>
        <w:bookmarkEnd w:id="545"/>
        <w:bookmarkEnd w:id="546"/>
        <w:bookmarkEnd w:id="547"/>
        <w:bookmarkEnd w:id="548"/>
        <w:bookmarkEnd w:id="549"/>
        <w:bookmarkEnd w:id="550"/>
        <w:bookmarkEnd w:id="551"/>
      </w:del>
    </w:p>
    <w:p w14:paraId="1ACE1E4F" w14:textId="77777777" w:rsidR="009B2F24" w:rsidRPr="00FD222E" w:rsidDel="00FD222E" w:rsidRDefault="009B2F24" w:rsidP="009B2F24">
      <w:pPr>
        <w:pStyle w:val="Heading3"/>
        <w:rPr>
          <w:del w:id="552" w:author="Joey Tatú" w:date="2019-11-27T14:43:00Z"/>
        </w:rPr>
      </w:pPr>
      <w:bookmarkStart w:id="553" w:name="_Toc25763242"/>
      <w:bookmarkStart w:id="554" w:name="_Toc25767634"/>
      <w:bookmarkStart w:id="555" w:name="_Toc26441574"/>
      <w:bookmarkStart w:id="556" w:name="_Toc26441749"/>
      <w:bookmarkStart w:id="557" w:name="_Toc26442620"/>
      <w:bookmarkStart w:id="558" w:name="_Toc26443802"/>
      <w:bookmarkStart w:id="559" w:name="_Toc26872152"/>
      <w:bookmarkStart w:id="560" w:name="_Toc26877864"/>
      <w:bookmarkEnd w:id="553"/>
      <w:bookmarkEnd w:id="554"/>
      <w:bookmarkEnd w:id="555"/>
      <w:bookmarkEnd w:id="556"/>
      <w:bookmarkEnd w:id="557"/>
      <w:bookmarkEnd w:id="558"/>
      <w:bookmarkEnd w:id="559"/>
      <w:bookmarkEnd w:id="560"/>
    </w:p>
    <w:p w14:paraId="706D6DED" w14:textId="77777777" w:rsidR="009B2F24" w:rsidRPr="00FD222E" w:rsidDel="00FD222E" w:rsidRDefault="009B2F24" w:rsidP="009B2F24">
      <w:pPr>
        <w:pStyle w:val="Heading3"/>
        <w:rPr>
          <w:del w:id="561" w:author="Joey Tatú" w:date="2019-11-27T14:43:00Z"/>
        </w:rPr>
      </w:pPr>
      <w:bookmarkStart w:id="562" w:name="_Toc25763243"/>
      <w:bookmarkStart w:id="563" w:name="_Toc25767635"/>
      <w:bookmarkStart w:id="564" w:name="_Toc26441575"/>
      <w:bookmarkStart w:id="565" w:name="_Toc26441750"/>
      <w:bookmarkStart w:id="566" w:name="_Toc26442621"/>
      <w:bookmarkStart w:id="567" w:name="_Toc26443803"/>
      <w:bookmarkStart w:id="568" w:name="_Toc26872153"/>
      <w:bookmarkStart w:id="569" w:name="_Toc26877865"/>
      <w:bookmarkEnd w:id="562"/>
      <w:bookmarkEnd w:id="563"/>
      <w:bookmarkEnd w:id="564"/>
      <w:bookmarkEnd w:id="565"/>
      <w:bookmarkEnd w:id="566"/>
      <w:bookmarkEnd w:id="567"/>
      <w:bookmarkEnd w:id="568"/>
      <w:bookmarkEnd w:id="569"/>
    </w:p>
    <w:p w14:paraId="311F03E7" w14:textId="77777777" w:rsidR="009B2F24" w:rsidRPr="00FD222E" w:rsidDel="00FD222E" w:rsidRDefault="009B2F24" w:rsidP="009B2F24">
      <w:pPr>
        <w:pStyle w:val="Heading3"/>
        <w:rPr>
          <w:del w:id="570" w:author="Joey Tatú" w:date="2019-11-27T14:43:00Z"/>
        </w:rPr>
      </w:pPr>
      <w:bookmarkStart w:id="571" w:name="_Toc25763244"/>
      <w:bookmarkStart w:id="572" w:name="_Toc25767636"/>
      <w:bookmarkStart w:id="573" w:name="_Toc26441576"/>
      <w:bookmarkStart w:id="574" w:name="_Toc26441751"/>
      <w:bookmarkStart w:id="575" w:name="_Toc26442622"/>
      <w:bookmarkStart w:id="576" w:name="_Toc26443804"/>
      <w:bookmarkStart w:id="577" w:name="_Toc26872154"/>
      <w:bookmarkStart w:id="578" w:name="_Toc26877866"/>
      <w:bookmarkEnd w:id="571"/>
      <w:bookmarkEnd w:id="572"/>
      <w:bookmarkEnd w:id="573"/>
      <w:bookmarkEnd w:id="574"/>
      <w:bookmarkEnd w:id="575"/>
      <w:bookmarkEnd w:id="576"/>
      <w:bookmarkEnd w:id="577"/>
      <w:bookmarkEnd w:id="578"/>
    </w:p>
    <w:p w14:paraId="0DE5707D" w14:textId="77777777" w:rsidR="009B2F24" w:rsidRPr="00FD222E" w:rsidDel="00FD222E" w:rsidRDefault="009B2F24" w:rsidP="009B2F24">
      <w:pPr>
        <w:pStyle w:val="Heading3"/>
        <w:rPr>
          <w:del w:id="579" w:author="Joey Tatú" w:date="2019-11-27T14:43:00Z"/>
        </w:rPr>
      </w:pPr>
      <w:del w:id="580" w:author="Joey Tatú" w:date="2019-11-27T14:43:00Z">
        <w:r w:rsidRPr="00FD222E" w:rsidDel="00FD222E">
          <w:delText>Exceptional flow</w:delText>
        </w:r>
        <w:bookmarkStart w:id="581" w:name="_Toc25763245"/>
        <w:bookmarkStart w:id="582" w:name="_Toc25767637"/>
        <w:bookmarkStart w:id="583" w:name="_Toc26441577"/>
        <w:bookmarkStart w:id="584" w:name="_Toc26441752"/>
        <w:bookmarkStart w:id="585" w:name="_Toc26442623"/>
        <w:bookmarkStart w:id="586" w:name="_Toc26443805"/>
        <w:bookmarkStart w:id="587" w:name="_Toc26872155"/>
        <w:bookmarkStart w:id="588" w:name="_Toc26877867"/>
        <w:bookmarkEnd w:id="581"/>
        <w:bookmarkEnd w:id="582"/>
        <w:bookmarkEnd w:id="583"/>
        <w:bookmarkEnd w:id="584"/>
        <w:bookmarkEnd w:id="585"/>
        <w:bookmarkEnd w:id="586"/>
        <w:bookmarkEnd w:id="587"/>
        <w:bookmarkEnd w:id="588"/>
      </w:del>
    </w:p>
    <w:p w14:paraId="36192E66" w14:textId="77777777" w:rsidR="009B2F24" w:rsidRPr="00FD222E" w:rsidDel="00FD222E" w:rsidRDefault="009B2F24" w:rsidP="009B2F24">
      <w:pPr>
        <w:pStyle w:val="Heading3"/>
        <w:rPr>
          <w:del w:id="589" w:author="Joey Tatú" w:date="2019-11-27T14:43:00Z"/>
        </w:rPr>
      </w:pPr>
      <w:del w:id="590" w:author="Joey Tatú" w:date="2019-11-27T14:43:00Z">
        <w:r w:rsidRPr="00FD222E" w:rsidDel="00FD222E">
          <w:delText xml:space="preserve">E1: System cannot connect to </w:delText>
        </w:r>
      </w:del>
      <w:del w:id="591" w:author="Joey Tatú" w:date="2019-11-27T14:21:00Z">
        <w:r w:rsidRPr="00FD222E" w:rsidDel="0060759B">
          <w:delText>MySQL</w:delText>
        </w:r>
      </w:del>
      <w:bookmarkStart w:id="592" w:name="_Toc25763246"/>
      <w:bookmarkStart w:id="593" w:name="_Toc25767638"/>
      <w:bookmarkStart w:id="594" w:name="_Toc26441578"/>
      <w:bookmarkStart w:id="595" w:name="_Toc26441753"/>
      <w:bookmarkStart w:id="596" w:name="_Toc26442624"/>
      <w:bookmarkStart w:id="597" w:name="_Toc26443806"/>
      <w:bookmarkStart w:id="598" w:name="_Toc26872156"/>
      <w:bookmarkStart w:id="599" w:name="_Toc26877868"/>
      <w:bookmarkEnd w:id="592"/>
      <w:bookmarkEnd w:id="593"/>
      <w:bookmarkEnd w:id="594"/>
      <w:bookmarkEnd w:id="595"/>
      <w:bookmarkEnd w:id="596"/>
      <w:bookmarkEnd w:id="597"/>
      <w:bookmarkEnd w:id="598"/>
      <w:bookmarkEnd w:id="599"/>
    </w:p>
    <w:p w14:paraId="7F15C15D" w14:textId="77777777" w:rsidR="009B2F24" w:rsidRPr="00FD222E" w:rsidDel="00FD222E" w:rsidRDefault="009B2F24" w:rsidP="009B2F24">
      <w:pPr>
        <w:pStyle w:val="Heading3"/>
        <w:rPr>
          <w:del w:id="600" w:author="Joey Tatú" w:date="2019-11-27T14:43:00Z"/>
        </w:rPr>
      </w:pPr>
      <w:del w:id="601" w:author="Joey Tatú" w:date="2019-11-27T14:43:00Z">
        <w:r w:rsidRPr="00FD222E" w:rsidDel="00FD222E">
          <w:delText xml:space="preserve">The System cannot connect </w:delText>
        </w:r>
      </w:del>
      <w:del w:id="602" w:author="Joey Tatú" w:date="2019-11-27T14:21:00Z">
        <w:r w:rsidRPr="00FD222E" w:rsidDel="0060759B">
          <w:delText>MySQL</w:delText>
        </w:r>
      </w:del>
      <w:del w:id="603" w:author="Joey Tatú" w:date="2019-11-27T14:43:00Z">
        <w:r w:rsidRPr="00FD222E" w:rsidDel="00FD222E">
          <w:delText xml:space="preserve"> Database</w:delText>
        </w:r>
        <w:bookmarkStart w:id="604" w:name="_Toc25763247"/>
        <w:bookmarkStart w:id="605" w:name="_Toc25767639"/>
        <w:bookmarkStart w:id="606" w:name="_Toc26441579"/>
        <w:bookmarkStart w:id="607" w:name="_Toc26441754"/>
        <w:bookmarkStart w:id="608" w:name="_Toc26442625"/>
        <w:bookmarkStart w:id="609" w:name="_Toc26443807"/>
        <w:bookmarkStart w:id="610" w:name="_Toc26872157"/>
        <w:bookmarkStart w:id="611" w:name="_Toc26877869"/>
        <w:bookmarkEnd w:id="604"/>
        <w:bookmarkEnd w:id="605"/>
        <w:bookmarkEnd w:id="606"/>
        <w:bookmarkEnd w:id="607"/>
        <w:bookmarkEnd w:id="608"/>
        <w:bookmarkEnd w:id="609"/>
        <w:bookmarkEnd w:id="610"/>
        <w:bookmarkEnd w:id="611"/>
      </w:del>
    </w:p>
    <w:p w14:paraId="00A8037A" w14:textId="77777777" w:rsidR="009B2F24" w:rsidRPr="00FD222E" w:rsidDel="00FD222E" w:rsidRDefault="009B2F24" w:rsidP="009B2F24">
      <w:pPr>
        <w:pStyle w:val="Heading3"/>
        <w:rPr>
          <w:del w:id="612" w:author="Joey Tatú" w:date="2019-11-27T14:43:00Z"/>
        </w:rPr>
      </w:pPr>
      <w:del w:id="613" w:author="Joey Tatú" w:date="2019-11-27T14:43:00Z">
        <w:r w:rsidRPr="00FD222E" w:rsidDel="00FD222E">
          <w:delText>The System displays a message to the user sating that technical difficulties are occurring.</w:delText>
        </w:r>
        <w:bookmarkStart w:id="614" w:name="_Toc25763248"/>
        <w:bookmarkStart w:id="615" w:name="_Toc25767640"/>
        <w:bookmarkStart w:id="616" w:name="_Toc26441580"/>
        <w:bookmarkStart w:id="617" w:name="_Toc26441755"/>
        <w:bookmarkStart w:id="618" w:name="_Toc26442626"/>
        <w:bookmarkStart w:id="619" w:name="_Toc26443808"/>
        <w:bookmarkStart w:id="620" w:name="_Toc26872158"/>
        <w:bookmarkStart w:id="621" w:name="_Toc26877870"/>
        <w:bookmarkEnd w:id="614"/>
        <w:bookmarkEnd w:id="615"/>
        <w:bookmarkEnd w:id="616"/>
        <w:bookmarkEnd w:id="617"/>
        <w:bookmarkEnd w:id="618"/>
        <w:bookmarkEnd w:id="619"/>
        <w:bookmarkEnd w:id="620"/>
        <w:bookmarkEnd w:id="621"/>
      </w:del>
    </w:p>
    <w:p w14:paraId="489A0802" w14:textId="77777777" w:rsidR="009B2F24" w:rsidRPr="00FD222E" w:rsidDel="00FD222E" w:rsidRDefault="009B2F24" w:rsidP="009B2F24">
      <w:pPr>
        <w:pStyle w:val="Heading3"/>
        <w:rPr>
          <w:del w:id="622" w:author="Joey Tatú" w:date="2019-11-27T14:43:00Z"/>
        </w:rPr>
      </w:pPr>
      <w:del w:id="623" w:author="Joey Tatú" w:date="2019-11-27T14:43:00Z">
        <w:r w:rsidRPr="00FD222E" w:rsidDel="00FD222E">
          <w:delText>The System stores what happened into an error log.</w:delText>
        </w:r>
        <w:bookmarkStart w:id="624" w:name="_Toc25763249"/>
        <w:bookmarkStart w:id="625" w:name="_Toc25767641"/>
        <w:bookmarkStart w:id="626" w:name="_Toc26441581"/>
        <w:bookmarkStart w:id="627" w:name="_Toc26441756"/>
        <w:bookmarkStart w:id="628" w:name="_Toc26442627"/>
        <w:bookmarkStart w:id="629" w:name="_Toc26443809"/>
        <w:bookmarkStart w:id="630" w:name="_Toc26872159"/>
        <w:bookmarkStart w:id="631" w:name="_Toc26877871"/>
        <w:bookmarkEnd w:id="624"/>
        <w:bookmarkEnd w:id="625"/>
        <w:bookmarkEnd w:id="626"/>
        <w:bookmarkEnd w:id="627"/>
        <w:bookmarkEnd w:id="628"/>
        <w:bookmarkEnd w:id="629"/>
        <w:bookmarkEnd w:id="630"/>
        <w:bookmarkEnd w:id="631"/>
      </w:del>
    </w:p>
    <w:p w14:paraId="58320067" w14:textId="77777777" w:rsidR="009B2F24" w:rsidRPr="00FD222E" w:rsidDel="00FD222E" w:rsidRDefault="009B2F24" w:rsidP="009B2F24">
      <w:pPr>
        <w:pStyle w:val="Heading3"/>
        <w:rPr>
          <w:del w:id="632" w:author="Joey Tatú" w:date="2019-11-27T14:43:00Z"/>
        </w:rPr>
      </w:pPr>
      <w:del w:id="633" w:author="Joey Tatú" w:date="2019-11-27T14:43:00Z">
        <w:r w:rsidRPr="00FD222E" w:rsidDel="00FD222E">
          <w:delText>&lt;Returns to number 1 in Main Flow&gt;</w:delText>
        </w:r>
        <w:bookmarkStart w:id="634" w:name="_Toc25763250"/>
        <w:bookmarkStart w:id="635" w:name="_Toc25767642"/>
        <w:bookmarkStart w:id="636" w:name="_Toc26441582"/>
        <w:bookmarkStart w:id="637" w:name="_Toc26441757"/>
        <w:bookmarkStart w:id="638" w:name="_Toc26442628"/>
        <w:bookmarkStart w:id="639" w:name="_Toc26443810"/>
        <w:bookmarkStart w:id="640" w:name="_Toc26872160"/>
        <w:bookmarkStart w:id="641" w:name="_Toc26877872"/>
        <w:bookmarkEnd w:id="634"/>
        <w:bookmarkEnd w:id="635"/>
        <w:bookmarkEnd w:id="636"/>
        <w:bookmarkEnd w:id="637"/>
        <w:bookmarkEnd w:id="638"/>
        <w:bookmarkEnd w:id="639"/>
        <w:bookmarkEnd w:id="640"/>
        <w:bookmarkEnd w:id="641"/>
      </w:del>
    </w:p>
    <w:p w14:paraId="11466642" w14:textId="77777777" w:rsidR="009B2F24" w:rsidRPr="00FD222E" w:rsidDel="00FD222E" w:rsidRDefault="009B2F24" w:rsidP="009B2F24">
      <w:pPr>
        <w:pStyle w:val="Heading3"/>
        <w:rPr>
          <w:del w:id="642" w:author="Joey Tatú" w:date="2019-11-27T14:43:00Z"/>
        </w:rPr>
      </w:pPr>
      <w:bookmarkStart w:id="643" w:name="_Toc25763251"/>
      <w:bookmarkStart w:id="644" w:name="_Toc25767643"/>
      <w:bookmarkStart w:id="645" w:name="_Toc26441583"/>
      <w:bookmarkStart w:id="646" w:name="_Toc26441758"/>
      <w:bookmarkStart w:id="647" w:name="_Toc26442629"/>
      <w:bookmarkStart w:id="648" w:name="_Toc26443811"/>
      <w:bookmarkStart w:id="649" w:name="_Toc26872161"/>
      <w:bookmarkStart w:id="650" w:name="_Toc26877873"/>
      <w:bookmarkEnd w:id="643"/>
      <w:bookmarkEnd w:id="644"/>
      <w:bookmarkEnd w:id="645"/>
      <w:bookmarkEnd w:id="646"/>
      <w:bookmarkEnd w:id="647"/>
      <w:bookmarkEnd w:id="648"/>
      <w:bookmarkEnd w:id="649"/>
      <w:bookmarkEnd w:id="650"/>
    </w:p>
    <w:p w14:paraId="54CDA899" w14:textId="77777777" w:rsidR="009B2F24" w:rsidRPr="00FD222E" w:rsidDel="00FD222E" w:rsidRDefault="009B2F24" w:rsidP="009B2F24">
      <w:pPr>
        <w:pStyle w:val="Heading3"/>
        <w:rPr>
          <w:del w:id="651" w:author="Joey Tatú" w:date="2019-11-27T14:43:00Z"/>
        </w:rPr>
      </w:pPr>
      <w:del w:id="652" w:author="Joey Tatú" w:date="2019-11-27T14:43:00Z">
        <w:r w:rsidRPr="00FD222E" w:rsidDel="00FD222E">
          <w:delText>E2: Password not valid - Login</w:delText>
        </w:r>
        <w:bookmarkStart w:id="653" w:name="_Toc25763252"/>
        <w:bookmarkStart w:id="654" w:name="_Toc25767644"/>
        <w:bookmarkStart w:id="655" w:name="_Toc26441584"/>
        <w:bookmarkStart w:id="656" w:name="_Toc26441759"/>
        <w:bookmarkStart w:id="657" w:name="_Toc26442630"/>
        <w:bookmarkStart w:id="658" w:name="_Toc26443812"/>
        <w:bookmarkStart w:id="659" w:name="_Toc26872162"/>
        <w:bookmarkStart w:id="660" w:name="_Toc26877874"/>
        <w:bookmarkEnd w:id="653"/>
        <w:bookmarkEnd w:id="654"/>
        <w:bookmarkEnd w:id="655"/>
        <w:bookmarkEnd w:id="656"/>
        <w:bookmarkEnd w:id="657"/>
        <w:bookmarkEnd w:id="658"/>
        <w:bookmarkEnd w:id="659"/>
        <w:bookmarkEnd w:id="660"/>
      </w:del>
    </w:p>
    <w:p w14:paraId="70C9DF61" w14:textId="77777777" w:rsidR="009B2F24" w:rsidRPr="00FD222E" w:rsidDel="00FD222E" w:rsidRDefault="009B2F24" w:rsidP="009B2F24">
      <w:pPr>
        <w:pStyle w:val="Heading3"/>
        <w:rPr>
          <w:del w:id="661" w:author="Joey Tatú" w:date="2019-11-27T14:43:00Z"/>
        </w:rPr>
      </w:pPr>
      <w:del w:id="662" w:author="Joey Tatú" w:date="2019-11-27T14:43:00Z">
        <w:r w:rsidRPr="00FD222E" w:rsidDel="00FD222E">
          <w:delText>The System displays a prompt indicating the User’s email and/or password is not valid</w:delText>
        </w:r>
        <w:bookmarkStart w:id="663" w:name="_Toc25763253"/>
        <w:bookmarkStart w:id="664" w:name="_Toc25767645"/>
        <w:bookmarkStart w:id="665" w:name="_Toc26441585"/>
        <w:bookmarkStart w:id="666" w:name="_Toc26441760"/>
        <w:bookmarkStart w:id="667" w:name="_Toc26442631"/>
        <w:bookmarkStart w:id="668" w:name="_Toc26443813"/>
        <w:bookmarkStart w:id="669" w:name="_Toc26872163"/>
        <w:bookmarkStart w:id="670" w:name="_Toc26877875"/>
        <w:bookmarkEnd w:id="663"/>
        <w:bookmarkEnd w:id="664"/>
        <w:bookmarkEnd w:id="665"/>
        <w:bookmarkEnd w:id="666"/>
        <w:bookmarkEnd w:id="667"/>
        <w:bookmarkEnd w:id="668"/>
        <w:bookmarkEnd w:id="669"/>
        <w:bookmarkEnd w:id="670"/>
      </w:del>
    </w:p>
    <w:p w14:paraId="0B8B785D" w14:textId="77777777" w:rsidR="009B2F24" w:rsidRPr="00FD222E" w:rsidDel="00FD222E" w:rsidRDefault="009B2F24" w:rsidP="009B2F24">
      <w:pPr>
        <w:pStyle w:val="Heading3"/>
        <w:rPr>
          <w:del w:id="671" w:author="Joey Tatú" w:date="2019-11-27T14:43:00Z"/>
        </w:rPr>
      </w:pPr>
      <w:del w:id="672" w:author="Joey Tatú" w:date="2019-11-27T14:43:00Z">
        <w:r w:rsidRPr="00FD222E" w:rsidDel="00FD222E">
          <w:delText>&lt;Returns to number 1 in Main Flow&gt;</w:delText>
        </w:r>
        <w:bookmarkStart w:id="673" w:name="_Toc25763254"/>
        <w:bookmarkStart w:id="674" w:name="_Toc25767646"/>
        <w:bookmarkStart w:id="675" w:name="_Toc26441586"/>
        <w:bookmarkStart w:id="676" w:name="_Toc26441761"/>
        <w:bookmarkStart w:id="677" w:name="_Toc26442632"/>
        <w:bookmarkStart w:id="678" w:name="_Toc26443814"/>
        <w:bookmarkStart w:id="679" w:name="_Toc26872164"/>
        <w:bookmarkStart w:id="680" w:name="_Toc26877876"/>
        <w:bookmarkEnd w:id="673"/>
        <w:bookmarkEnd w:id="674"/>
        <w:bookmarkEnd w:id="675"/>
        <w:bookmarkEnd w:id="676"/>
        <w:bookmarkEnd w:id="677"/>
        <w:bookmarkEnd w:id="678"/>
        <w:bookmarkEnd w:id="679"/>
        <w:bookmarkEnd w:id="680"/>
      </w:del>
    </w:p>
    <w:p w14:paraId="00953F76" w14:textId="77777777" w:rsidR="009B2F24" w:rsidRPr="00FD222E" w:rsidDel="00FD222E" w:rsidRDefault="009B2F24" w:rsidP="009B2F24">
      <w:pPr>
        <w:pStyle w:val="Heading3"/>
        <w:rPr>
          <w:del w:id="681" w:author="Joey Tatú" w:date="2019-11-27T14:43:00Z"/>
        </w:rPr>
      </w:pPr>
      <w:bookmarkStart w:id="682" w:name="_Toc25763255"/>
      <w:bookmarkStart w:id="683" w:name="_Toc25767647"/>
      <w:bookmarkStart w:id="684" w:name="_Toc26441587"/>
      <w:bookmarkStart w:id="685" w:name="_Toc26441762"/>
      <w:bookmarkStart w:id="686" w:name="_Toc26442633"/>
      <w:bookmarkStart w:id="687" w:name="_Toc26443815"/>
      <w:bookmarkStart w:id="688" w:name="_Toc26872165"/>
      <w:bookmarkStart w:id="689" w:name="_Toc26877877"/>
      <w:bookmarkEnd w:id="682"/>
      <w:bookmarkEnd w:id="683"/>
      <w:bookmarkEnd w:id="684"/>
      <w:bookmarkEnd w:id="685"/>
      <w:bookmarkEnd w:id="686"/>
      <w:bookmarkEnd w:id="687"/>
      <w:bookmarkEnd w:id="688"/>
      <w:bookmarkEnd w:id="689"/>
    </w:p>
    <w:p w14:paraId="78B043C4" w14:textId="77777777" w:rsidR="009B2F24" w:rsidRPr="00FD222E" w:rsidDel="00FD222E" w:rsidRDefault="009B2F24" w:rsidP="009B2F24">
      <w:pPr>
        <w:pStyle w:val="Heading3"/>
        <w:rPr>
          <w:del w:id="690" w:author="Joey Tatú" w:date="2019-11-27T14:43:00Z"/>
        </w:rPr>
      </w:pPr>
      <w:del w:id="691" w:author="Joey Tatú" w:date="2019-11-27T14:43:00Z">
        <w:r w:rsidRPr="00FD222E" w:rsidDel="00FD222E">
          <w:delText>Termination</w:delText>
        </w:r>
        <w:bookmarkStart w:id="692" w:name="_Toc25763256"/>
        <w:bookmarkStart w:id="693" w:name="_Toc25767648"/>
        <w:bookmarkStart w:id="694" w:name="_Toc26441588"/>
        <w:bookmarkStart w:id="695" w:name="_Toc26441763"/>
        <w:bookmarkStart w:id="696" w:name="_Toc26442634"/>
        <w:bookmarkStart w:id="697" w:name="_Toc26443816"/>
        <w:bookmarkStart w:id="698" w:name="_Toc26872166"/>
        <w:bookmarkStart w:id="699" w:name="_Toc26877878"/>
        <w:bookmarkEnd w:id="692"/>
        <w:bookmarkEnd w:id="693"/>
        <w:bookmarkEnd w:id="694"/>
        <w:bookmarkEnd w:id="695"/>
        <w:bookmarkEnd w:id="696"/>
        <w:bookmarkEnd w:id="697"/>
        <w:bookmarkEnd w:id="698"/>
        <w:bookmarkEnd w:id="699"/>
      </w:del>
    </w:p>
    <w:p w14:paraId="1D24B55C" w14:textId="77777777" w:rsidR="009B2F24" w:rsidRPr="00FD222E" w:rsidDel="00FD222E" w:rsidRDefault="009B2F24" w:rsidP="009B2F24">
      <w:pPr>
        <w:pStyle w:val="Heading3"/>
        <w:rPr>
          <w:del w:id="700" w:author="Joey Tatú" w:date="2019-11-27T14:43:00Z"/>
        </w:rPr>
      </w:pPr>
      <w:del w:id="701" w:author="Joey Tatú" w:date="2019-11-27T14:43:00Z">
        <w:r w:rsidRPr="00FD222E" w:rsidDel="00FD222E">
          <w:delText xml:space="preserve">When the User has successfully created or edited their profile, this use case terminates. </w:delText>
        </w:r>
        <w:bookmarkStart w:id="702" w:name="_Toc25763257"/>
        <w:bookmarkStart w:id="703" w:name="_Toc25767649"/>
        <w:bookmarkStart w:id="704" w:name="_Toc26441589"/>
        <w:bookmarkStart w:id="705" w:name="_Toc26441764"/>
        <w:bookmarkStart w:id="706" w:name="_Toc26442635"/>
        <w:bookmarkStart w:id="707" w:name="_Toc26443817"/>
        <w:bookmarkStart w:id="708" w:name="_Toc26872167"/>
        <w:bookmarkStart w:id="709" w:name="_Toc26877879"/>
        <w:bookmarkEnd w:id="702"/>
        <w:bookmarkEnd w:id="703"/>
        <w:bookmarkEnd w:id="704"/>
        <w:bookmarkEnd w:id="705"/>
        <w:bookmarkEnd w:id="706"/>
        <w:bookmarkEnd w:id="707"/>
        <w:bookmarkEnd w:id="708"/>
        <w:bookmarkEnd w:id="709"/>
      </w:del>
    </w:p>
    <w:p w14:paraId="244E52E1" w14:textId="77777777" w:rsidR="009B2F24" w:rsidRPr="00FD222E" w:rsidDel="00FD222E" w:rsidRDefault="009B2F24" w:rsidP="009B2F24">
      <w:pPr>
        <w:pStyle w:val="Heading3"/>
        <w:rPr>
          <w:del w:id="710" w:author="Joey Tatú" w:date="2019-11-27T14:43:00Z"/>
        </w:rPr>
      </w:pPr>
      <w:bookmarkStart w:id="711" w:name="_Toc25763258"/>
      <w:bookmarkStart w:id="712" w:name="_Toc25767650"/>
      <w:bookmarkStart w:id="713" w:name="_Toc26441590"/>
      <w:bookmarkStart w:id="714" w:name="_Toc26441765"/>
      <w:bookmarkStart w:id="715" w:name="_Toc26442636"/>
      <w:bookmarkStart w:id="716" w:name="_Toc26443818"/>
      <w:bookmarkStart w:id="717" w:name="_Toc26872168"/>
      <w:bookmarkStart w:id="718" w:name="_Toc26877880"/>
      <w:bookmarkEnd w:id="711"/>
      <w:bookmarkEnd w:id="712"/>
      <w:bookmarkEnd w:id="713"/>
      <w:bookmarkEnd w:id="714"/>
      <w:bookmarkEnd w:id="715"/>
      <w:bookmarkEnd w:id="716"/>
      <w:bookmarkEnd w:id="717"/>
      <w:bookmarkEnd w:id="718"/>
    </w:p>
    <w:p w14:paraId="6BCE4E03" w14:textId="77777777" w:rsidR="009B2F24" w:rsidRPr="00FD222E" w:rsidDel="00FD222E" w:rsidRDefault="009B2F24" w:rsidP="009B2F24">
      <w:pPr>
        <w:pStyle w:val="Heading3"/>
        <w:rPr>
          <w:del w:id="719" w:author="Joey Tatú" w:date="2019-11-27T14:43:00Z"/>
        </w:rPr>
      </w:pPr>
      <w:del w:id="720" w:author="Joey Tatú" w:date="2019-11-27T14:43:00Z">
        <w:r w:rsidRPr="00FD222E" w:rsidDel="00FD222E">
          <w:delText>Post condition</w:delText>
        </w:r>
        <w:bookmarkStart w:id="721" w:name="_Toc25763259"/>
        <w:bookmarkStart w:id="722" w:name="_Toc25767651"/>
        <w:bookmarkStart w:id="723" w:name="_Toc26441591"/>
        <w:bookmarkStart w:id="724" w:name="_Toc26441766"/>
        <w:bookmarkStart w:id="725" w:name="_Toc26442637"/>
        <w:bookmarkStart w:id="726" w:name="_Toc26443819"/>
        <w:bookmarkStart w:id="727" w:name="_Toc26872169"/>
        <w:bookmarkStart w:id="728" w:name="_Toc26877881"/>
        <w:bookmarkEnd w:id="721"/>
        <w:bookmarkEnd w:id="722"/>
        <w:bookmarkEnd w:id="723"/>
        <w:bookmarkEnd w:id="724"/>
        <w:bookmarkEnd w:id="725"/>
        <w:bookmarkEnd w:id="726"/>
        <w:bookmarkEnd w:id="727"/>
        <w:bookmarkEnd w:id="728"/>
      </w:del>
    </w:p>
    <w:p w14:paraId="6493C5D8" w14:textId="77777777" w:rsidR="009B2F24" w:rsidRPr="00FD222E" w:rsidDel="00FD222E" w:rsidRDefault="009B2F24" w:rsidP="009B2F24">
      <w:pPr>
        <w:pStyle w:val="Heading3"/>
        <w:rPr>
          <w:del w:id="729" w:author="Joey Tatú" w:date="2019-11-27T14:43:00Z"/>
        </w:rPr>
      </w:pPr>
      <w:del w:id="730" w:author="Joey Tatú" w:date="2019-11-27T14:43:00Z">
        <w:r w:rsidRPr="00FD222E" w:rsidDel="00FD222E">
          <w:delText>The System goes into a wait state</w:delText>
        </w:r>
        <w:r w:rsidRPr="00FD222E" w:rsidDel="00FD222E">
          <w:tab/>
        </w:r>
        <w:bookmarkStart w:id="731" w:name="_Toc25763260"/>
        <w:bookmarkStart w:id="732" w:name="_Toc25767652"/>
        <w:bookmarkStart w:id="733" w:name="_Toc26441592"/>
        <w:bookmarkStart w:id="734" w:name="_Toc26441767"/>
        <w:bookmarkStart w:id="735" w:name="_Toc26442638"/>
        <w:bookmarkStart w:id="736" w:name="_Toc26443820"/>
        <w:bookmarkStart w:id="737" w:name="_Toc26872170"/>
        <w:bookmarkStart w:id="738" w:name="_Toc26877882"/>
        <w:bookmarkEnd w:id="731"/>
        <w:bookmarkEnd w:id="732"/>
        <w:bookmarkEnd w:id="733"/>
        <w:bookmarkEnd w:id="734"/>
        <w:bookmarkEnd w:id="735"/>
        <w:bookmarkEnd w:id="736"/>
        <w:bookmarkEnd w:id="737"/>
        <w:bookmarkEnd w:id="738"/>
      </w:del>
    </w:p>
    <w:p w14:paraId="1419D9F2" w14:textId="77777777" w:rsidR="009B2F24" w:rsidRPr="00FD222E" w:rsidDel="00FD222E" w:rsidRDefault="009B2F24" w:rsidP="009B2F24">
      <w:pPr>
        <w:pStyle w:val="Heading3"/>
        <w:rPr>
          <w:del w:id="739" w:author="Joey Tatú" w:date="2019-11-27T14:43:00Z"/>
        </w:rPr>
      </w:pPr>
      <w:del w:id="740" w:author="Joey Tatú" w:date="2019-11-27T14:43:00Z">
        <w:r w:rsidRPr="00FD222E" w:rsidDel="00FD222E">
          <w:delText>Requirement 2: Create Artist page</w:delText>
        </w:r>
        <w:bookmarkStart w:id="741" w:name="_Toc25763261"/>
        <w:bookmarkStart w:id="742" w:name="_Toc25767653"/>
        <w:bookmarkStart w:id="743" w:name="_Toc26441593"/>
        <w:bookmarkStart w:id="744" w:name="_Toc26441768"/>
        <w:bookmarkStart w:id="745" w:name="_Toc26442639"/>
        <w:bookmarkStart w:id="746" w:name="_Toc26443821"/>
        <w:bookmarkStart w:id="747" w:name="_Toc26872171"/>
        <w:bookmarkStart w:id="748" w:name="_Toc26877883"/>
        <w:bookmarkEnd w:id="741"/>
        <w:bookmarkEnd w:id="742"/>
        <w:bookmarkEnd w:id="743"/>
        <w:bookmarkEnd w:id="744"/>
        <w:bookmarkEnd w:id="745"/>
        <w:bookmarkEnd w:id="746"/>
        <w:bookmarkEnd w:id="747"/>
        <w:bookmarkEnd w:id="748"/>
      </w:del>
    </w:p>
    <w:p w14:paraId="3ECAD0A9" w14:textId="77777777" w:rsidR="009B2F24" w:rsidRPr="00FD222E" w:rsidDel="00FD222E" w:rsidRDefault="009B2F24" w:rsidP="009B2F24">
      <w:pPr>
        <w:pStyle w:val="Heading3"/>
        <w:rPr>
          <w:del w:id="749" w:author="Joey Tatú" w:date="2019-11-27T14:43:00Z"/>
        </w:rPr>
      </w:pPr>
      <w:del w:id="750" w:author="Joey Tatú" w:date="2019-11-27T14:43:00Z">
        <w:r w:rsidRPr="00FD222E" w:rsidDel="00FD222E">
          <w:delText>Description &amp; Priority</w:delText>
        </w:r>
        <w:bookmarkStart w:id="751" w:name="_Toc25763262"/>
        <w:bookmarkStart w:id="752" w:name="_Toc25767654"/>
        <w:bookmarkStart w:id="753" w:name="_Toc26441594"/>
        <w:bookmarkStart w:id="754" w:name="_Toc26441769"/>
        <w:bookmarkStart w:id="755" w:name="_Toc26442640"/>
        <w:bookmarkStart w:id="756" w:name="_Toc26443822"/>
        <w:bookmarkStart w:id="757" w:name="_Toc26872172"/>
        <w:bookmarkStart w:id="758" w:name="_Toc26877884"/>
        <w:bookmarkEnd w:id="751"/>
        <w:bookmarkEnd w:id="752"/>
        <w:bookmarkEnd w:id="753"/>
        <w:bookmarkEnd w:id="754"/>
        <w:bookmarkEnd w:id="755"/>
        <w:bookmarkEnd w:id="756"/>
        <w:bookmarkEnd w:id="757"/>
        <w:bookmarkEnd w:id="758"/>
      </w:del>
    </w:p>
    <w:p w14:paraId="05B3C2A2" w14:textId="77777777" w:rsidR="009B2F24" w:rsidRPr="00FD222E" w:rsidDel="00FD222E" w:rsidRDefault="009B2F24" w:rsidP="009B2F24">
      <w:pPr>
        <w:pStyle w:val="Heading3"/>
        <w:rPr>
          <w:del w:id="759" w:author="Joey Tatú" w:date="2019-11-27T14:43:00Z"/>
        </w:rPr>
      </w:pPr>
      <w:del w:id="760" w:author="Joey Tatú" w:date="2019-11-27T14:43:00Z">
        <w:r w:rsidRPr="00FD222E" w:rsidDel="00FD222E">
          <w:delText xml:space="preserve">This Use Case describes how an Artist create and edits their Artist Page. </w:delText>
        </w:r>
        <w:bookmarkStart w:id="761" w:name="_Toc25763263"/>
        <w:bookmarkStart w:id="762" w:name="_Toc25767655"/>
        <w:bookmarkStart w:id="763" w:name="_Toc26441595"/>
        <w:bookmarkStart w:id="764" w:name="_Toc26441770"/>
        <w:bookmarkStart w:id="765" w:name="_Toc26442641"/>
        <w:bookmarkStart w:id="766" w:name="_Toc26443823"/>
        <w:bookmarkStart w:id="767" w:name="_Toc26872173"/>
        <w:bookmarkStart w:id="768" w:name="_Toc26877885"/>
        <w:bookmarkEnd w:id="761"/>
        <w:bookmarkEnd w:id="762"/>
        <w:bookmarkEnd w:id="763"/>
        <w:bookmarkEnd w:id="764"/>
        <w:bookmarkEnd w:id="765"/>
        <w:bookmarkEnd w:id="766"/>
        <w:bookmarkEnd w:id="767"/>
        <w:bookmarkEnd w:id="768"/>
      </w:del>
    </w:p>
    <w:p w14:paraId="5C3E6F28" w14:textId="77777777" w:rsidR="009B2F24" w:rsidRPr="00FD222E" w:rsidDel="00FD222E" w:rsidRDefault="009B2F24" w:rsidP="009B2F24">
      <w:pPr>
        <w:pStyle w:val="Heading3"/>
        <w:rPr>
          <w:del w:id="769" w:author="Joey Tatú" w:date="2019-11-27T14:43:00Z"/>
        </w:rPr>
      </w:pPr>
      <w:del w:id="770" w:author="Joey Tatú" w:date="2019-11-27T14:43:00Z">
        <w:r w:rsidRPr="00FD222E" w:rsidDel="00FD222E">
          <w:delText xml:space="preserve">Use Case </w:delText>
        </w:r>
        <w:bookmarkStart w:id="771" w:name="_Toc25763264"/>
        <w:bookmarkStart w:id="772" w:name="_Toc25767656"/>
        <w:bookmarkStart w:id="773" w:name="_Toc26441596"/>
        <w:bookmarkStart w:id="774" w:name="_Toc26441771"/>
        <w:bookmarkStart w:id="775" w:name="_Toc26442642"/>
        <w:bookmarkStart w:id="776" w:name="_Toc26443824"/>
        <w:bookmarkStart w:id="777" w:name="_Toc26872174"/>
        <w:bookmarkStart w:id="778" w:name="_Toc26877886"/>
        <w:bookmarkEnd w:id="771"/>
        <w:bookmarkEnd w:id="772"/>
        <w:bookmarkEnd w:id="773"/>
        <w:bookmarkEnd w:id="774"/>
        <w:bookmarkEnd w:id="775"/>
        <w:bookmarkEnd w:id="776"/>
        <w:bookmarkEnd w:id="777"/>
        <w:bookmarkEnd w:id="778"/>
      </w:del>
    </w:p>
    <w:p w14:paraId="623B351C" w14:textId="77777777" w:rsidR="009B2F24" w:rsidRPr="00FD222E" w:rsidDel="00FD222E" w:rsidRDefault="009B2F24" w:rsidP="009B2F24">
      <w:pPr>
        <w:pStyle w:val="Heading3"/>
        <w:rPr>
          <w:del w:id="779" w:author="Joey Tatú" w:date="2019-11-27T14:43:00Z"/>
        </w:rPr>
      </w:pPr>
      <w:del w:id="780" w:author="Joey Tatú" w:date="2019-11-27T14:43:00Z">
        <w:r w:rsidRPr="00FD222E" w:rsidDel="00FD222E">
          <w:delText>Unique ID: create Page</w:delText>
        </w:r>
        <w:bookmarkStart w:id="781" w:name="_Toc25763265"/>
        <w:bookmarkStart w:id="782" w:name="_Toc25767657"/>
        <w:bookmarkStart w:id="783" w:name="_Toc26441597"/>
        <w:bookmarkStart w:id="784" w:name="_Toc26441772"/>
        <w:bookmarkStart w:id="785" w:name="_Toc26442643"/>
        <w:bookmarkStart w:id="786" w:name="_Toc26443825"/>
        <w:bookmarkStart w:id="787" w:name="_Toc26872175"/>
        <w:bookmarkStart w:id="788" w:name="_Toc26877887"/>
        <w:bookmarkEnd w:id="781"/>
        <w:bookmarkEnd w:id="782"/>
        <w:bookmarkEnd w:id="783"/>
        <w:bookmarkEnd w:id="784"/>
        <w:bookmarkEnd w:id="785"/>
        <w:bookmarkEnd w:id="786"/>
        <w:bookmarkEnd w:id="787"/>
        <w:bookmarkEnd w:id="788"/>
      </w:del>
    </w:p>
    <w:p w14:paraId="14715C60" w14:textId="77777777" w:rsidR="009B2F24" w:rsidRPr="00FD222E" w:rsidDel="00FD222E" w:rsidRDefault="009B2F24" w:rsidP="009B2F24">
      <w:pPr>
        <w:pStyle w:val="Heading3"/>
        <w:rPr>
          <w:del w:id="789" w:author="Joey Tatú" w:date="2019-11-27T14:43:00Z"/>
        </w:rPr>
      </w:pPr>
      <w:del w:id="790" w:author="Joey Tatú" w:date="2019-11-27T14:43:00Z">
        <w:r w:rsidRPr="00FD222E" w:rsidDel="00FD222E">
          <w:delText>Scope</w:delText>
        </w:r>
        <w:bookmarkStart w:id="791" w:name="_Toc25763266"/>
        <w:bookmarkStart w:id="792" w:name="_Toc25767658"/>
        <w:bookmarkStart w:id="793" w:name="_Toc26441598"/>
        <w:bookmarkStart w:id="794" w:name="_Toc26441773"/>
        <w:bookmarkStart w:id="795" w:name="_Toc26442644"/>
        <w:bookmarkStart w:id="796" w:name="_Toc26443826"/>
        <w:bookmarkStart w:id="797" w:name="_Toc26872176"/>
        <w:bookmarkStart w:id="798" w:name="_Toc26877888"/>
        <w:bookmarkEnd w:id="791"/>
        <w:bookmarkEnd w:id="792"/>
        <w:bookmarkEnd w:id="793"/>
        <w:bookmarkEnd w:id="794"/>
        <w:bookmarkEnd w:id="795"/>
        <w:bookmarkEnd w:id="796"/>
        <w:bookmarkEnd w:id="797"/>
        <w:bookmarkEnd w:id="798"/>
      </w:del>
    </w:p>
    <w:p w14:paraId="5BF18340" w14:textId="77777777" w:rsidR="009B2F24" w:rsidRPr="00FD222E" w:rsidDel="00FD222E" w:rsidRDefault="009B2F24" w:rsidP="009B2F24">
      <w:pPr>
        <w:pStyle w:val="Heading3"/>
        <w:rPr>
          <w:del w:id="799" w:author="Joey Tatú" w:date="2019-11-27T14:43:00Z"/>
        </w:rPr>
      </w:pPr>
      <w:del w:id="800" w:author="Joey Tatú" w:date="2019-11-27T14:43:00Z">
        <w:r w:rsidRPr="00FD222E" w:rsidDel="00FD222E">
          <w:delText xml:space="preserve">The scope of this use case is to allow a User to upload or delete media (videos and photos) to/from an album. </w:delText>
        </w:r>
        <w:bookmarkStart w:id="801" w:name="_Toc25763267"/>
        <w:bookmarkStart w:id="802" w:name="_Toc25767659"/>
        <w:bookmarkStart w:id="803" w:name="_Toc26441599"/>
        <w:bookmarkStart w:id="804" w:name="_Toc26441774"/>
        <w:bookmarkStart w:id="805" w:name="_Toc26442645"/>
        <w:bookmarkStart w:id="806" w:name="_Toc26443827"/>
        <w:bookmarkStart w:id="807" w:name="_Toc26872177"/>
        <w:bookmarkStart w:id="808" w:name="_Toc26877889"/>
        <w:bookmarkEnd w:id="801"/>
        <w:bookmarkEnd w:id="802"/>
        <w:bookmarkEnd w:id="803"/>
        <w:bookmarkEnd w:id="804"/>
        <w:bookmarkEnd w:id="805"/>
        <w:bookmarkEnd w:id="806"/>
        <w:bookmarkEnd w:id="807"/>
        <w:bookmarkEnd w:id="808"/>
      </w:del>
    </w:p>
    <w:p w14:paraId="5B4506D0" w14:textId="77777777" w:rsidR="009B2F24" w:rsidRPr="00FD222E" w:rsidDel="00FD222E" w:rsidRDefault="009B2F24" w:rsidP="009B2F24">
      <w:pPr>
        <w:pStyle w:val="Heading3"/>
        <w:rPr>
          <w:del w:id="809" w:author="Joey Tatú" w:date="2019-11-27T14:43:00Z"/>
        </w:rPr>
      </w:pPr>
      <w:del w:id="810" w:author="Joey Tatú" w:date="2019-11-27T14:43:00Z">
        <w:r w:rsidRPr="00FD222E" w:rsidDel="00FD222E">
          <w:delText>The scope of this use case is to enable an artist to create an artist page where they can promote their artist skills and promote their business.</w:delText>
        </w:r>
        <w:bookmarkStart w:id="811" w:name="_Toc25763268"/>
        <w:bookmarkStart w:id="812" w:name="_Toc25767660"/>
        <w:bookmarkStart w:id="813" w:name="_Toc26441600"/>
        <w:bookmarkStart w:id="814" w:name="_Toc26441775"/>
        <w:bookmarkStart w:id="815" w:name="_Toc26442646"/>
        <w:bookmarkStart w:id="816" w:name="_Toc26443828"/>
        <w:bookmarkStart w:id="817" w:name="_Toc26872178"/>
        <w:bookmarkStart w:id="818" w:name="_Toc26877890"/>
        <w:bookmarkEnd w:id="811"/>
        <w:bookmarkEnd w:id="812"/>
        <w:bookmarkEnd w:id="813"/>
        <w:bookmarkEnd w:id="814"/>
        <w:bookmarkEnd w:id="815"/>
        <w:bookmarkEnd w:id="816"/>
        <w:bookmarkEnd w:id="817"/>
        <w:bookmarkEnd w:id="818"/>
      </w:del>
    </w:p>
    <w:p w14:paraId="02234E3B" w14:textId="77777777" w:rsidR="009B2F24" w:rsidRPr="00FD222E" w:rsidDel="00FD222E" w:rsidRDefault="009B2F24" w:rsidP="009B2F24">
      <w:pPr>
        <w:pStyle w:val="Heading3"/>
        <w:rPr>
          <w:del w:id="819" w:author="Joey Tatú" w:date="2019-11-27T14:43:00Z"/>
        </w:rPr>
      </w:pPr>
      <w:del w:id="820" w:author="Joey Tatú" w:date="2019-11-27T14:43:00Z">
        <w:r w:rsidRPr="00FD222E" w:rsidDel="00FD222E">
          <w:delText>Description</w:delText>
        </w:r>
        <w:bookmarkStart w:id="821" w:name="_Toc25763269"/>
        <w:bookmarkStart w:id="822" w:name="_Toc25767661"/>
        <w:bookmarkStart w:id="823" w:name="_Toc26441601"/>
        <w:bookmarkStart w:id="824" w:name="_Toc26441776"/>
        <w:bookmarkStart w:id="825" w:name="_Toc26442647"/>
        <w:bookmarkStart w:id="826" w:name="_Toc26443829"/>
        <w:bookmarkStart w:id="827" w:name="_Toc26872179"/>
        <w:bookmarkStart w:id="828" w:name="_Toc26877891"/>
        <w:bookmarkEnd w:id="821"/>
        <w:bookmarkEnd w:id="822"/>
        <w:bookmarkEnd w:id="823"/>
        <w:bookmarkEnd w:id="824"/>
        <w:bookmarkEnd w:id="825"/>
        <w:bookmarkEnd w:id="826"/>
        <w:bookmarkEnd w:id="827"/>
        <w:bookmarkEnd w:id="828"/>
      </w:del>
    </w:p>
    <w:p w14:paraId="1F7CD9CB" w14:textId="77777777" w:rsidR="009B2F24" w:rsidRPr="00FD222E" w:rsidDel="00FD222E" w:rsidRDefault="009B2F24" w:rsidP="009B2F24">
      <w:pPr>
        <w:pStyle w:val="Heading3"/>
        <w:rPr>
          <w:del w:id="829" w:author="Joey Tatú" w:date="2019-11-27T14:43:00Z"/>
        </w:rPr>
      </w:pPr>
      <w:del w:id="830" w:author="Joey Tatú" w:date="2019-11-27T14:43:00Z">
        <w:r w:rsidRPr="00FD222E" w:rsidDel="00FD222E">
          <w:delText xml:space="preserve">This use case describes how the artist creates and edits their artist’s page. </w:delText>
        </w:r>
        <w:bookmarkStart w:id="831" w:name="_Toc25763270"/>
        <w:bookmarkStart w:id="832" w:name="_Toc25767662"/>
        <w:bookmarkStart w:id="833" w:name="_Toc26441602"/>
        <w:bookmarkStart w:id="834" w:name="_Toc26441777"/>
        <w:bookmarkStart w:id="835" w:name="_Toc26442648"/>
        <w:bookmarkStart w:id="836" w:name="_Toc26443830"/>
        <w:bookmarkStart w:id="837" w:name="_Toc26872180"/>
        <w:bookmarkStart w:id="838" w:name="_Toc26877892"/>
        <w:bookmarkEnd w:id="831"/>
        <w:bookmarkEnd w:id="832"/>
        <w:bookmarkEnd w:id="833"/>
        <w:bookmarkEnd w:id="834"/>
        <w:bookmarkEnd w:id="835"/>
        <w:bookmarkEnd w:id="836"/>
        <w:bookmarkEnd w:id="837"/>
        <w:bookmarkEnd w:id="838"/>
      </w:del>
    </w:p>
    <w:p w14:paraId="13BC089C" w14:textId="77777777" w:rsidR="009B2F24" w:rsidRPr="00FD222E" w:rsidDel="00FD222E" w:rsidRDefault="009B2F24" w:rsidP="009B2F24">
      <w:pPr>
        <w:pStyle w:val="Heading3"/>
        <w:rPr>
          <w:del w:id="839" w:author="Joey Tatú" w:date="2019-11-27T14:43:00Z"/>
        </w:rPr>
      </w:pPr>
      <w:del w:id="840" w:author="Joey Tatú" w:date="2019-11-27T14:43:00Z">
        <w:r w:rsidRPr="00FD222E" w:rsidDel="00FD222E">
          <w:delText>Use Case Diagram</w:delText>
        </w:r>
        <w:bookmarkStart w:id="841" w:name="_Toc25763271"/>
        <w:bookmarkStart w:id="842" w:name="_Toc25767663"/>
        <w:bookmarkStart w:id="843" w:name="_Toc26441603"/>
        <w:bookmarkStart w:id="844" w:name="_Toc26441778"/>
        <w:bookmarkStart w:id="845" w:name="_Toc26442649"/>
        <w:bookmarkStart w:id="846" w:name="_Toc26443831"/>
        <w:bookmarkStart w:id="847" w:name="_Toc26872181"/>
        <w:bookmarkStart w:id="848" w:name="_Toc26877893"/>
        <w:bookmarkEnd w:id="841"/>
        <w:bookmarkEnd w:id="842"/>
        <w:bookmarkEnd w:id="843"/>
        <w:bookmarkEnd w:id="844"/>
        <w:bookmarkEnd w:id="845"/>
        <w:bookmarkEnd w:id="846"/>
        <w:bookmarkEnd w:id="847"/>
        <w:bookmarkEnd w:id="848"/>
      </w:del>
    </w:p>
    <w:p w14:paraId="2FA2F435" w14:textId="77777777" w:rsidR="009B2F24" w:rsidRPr="00FD222E" w:rsidDel="00FD222E" w:rsidRDefault="009B2F24" w:rsidP="009B2F24">
      <w:pPr>
        <w:pStyle w:val="Heading3"/>
        <w:rPr>
          <w:del w:id="849" w:author="Joey Tatú" w:date="2019-11-27T14:43:00Z"/>
        </w:rPr>
      </w:pPr>
      <w:del w:id="850" w:author="Joey Tatú" w:date="2019-11-27T14:43:00Z">
        <w:r w:rsidRPr="00123095" w:rsidDel="00FD222E">
          <w:rPr>
            <w:b w:val="0"/>
            <w:bCs w:val="0"/>
            <w:noProof/>
          </w:rPr>
          <w:drawing>
            <wp:inline distT="0" distB="0" distL="0" distR="0" wp14:anchorId="1559BDCE" wp14:editId="2ED3382B">
              <wp:extent cx="2971800" cy="23450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0765" cy="2360059"/>
                      </a:xfrm>
                      <a:prstGeom prst="rect">
                        <a:avLst/>
                      </a:prstGeom>
                      <a:noFill/>
                      <a:ln>
                        <a:noFill/>
                      </a:ln>
                    </pic:spPr>
                  </pic:pic>
                </a:graphicData>
              </a:graphic>
            </wp:inline>
          </w:drawing>
        </w:r>
        <w:bookmarkStart w:id="851" w:name="_Toc25763272"/>
        <w:bookmarkStart w:id="852" w:name="_Toc25767664"/>
        <w:bookmarkStart w:id="853" w:name="_Toc26441604"/>
        <w:bookmarkStart w:id="854" w:name="_Toc26441779"/>
        <w:bookmarkStart w:id="855" w:name="_Toc26442650"/>
        <w:bookmarkStart w:id="856" w:name="_Toc26443832"/>
        <w:bookmarkStart w:id="857" w:name="_Toc26872182"/>
        <w:bookmarkStart w:id="858" w:name="_Toc26877894"/>
        <w:bookmarkEnd w:id="851"/>
        <w:bookmarkEnd w:id="852"/>
        <w:bookmarkEnd w:id="853"/>
        <w:bookmarkEnd w:id="854"/>
        <w:bookmarkEnd w:id="855"/>
        <w:bookmarkEnd w:id="856"/>
        <w:bookmarkEnd w:id="857"/>
        <w:bookmarkEnd w:id="858"/>
      </w:del>
    </w:p>
    <w:p w14:paraId="197F5D30" w14:textId="77777777" w:rsidR="009B2F24" w:rsidRPr="00FD222E" w:rsidDel="00FD222E" w:rsidRDefault="009B2F24" w:rsidP="009B2F24">
      <w:pPr>
        <w:pStyle w:val="Heading3"/>
        <w:rPr>
          <w:del w:id="859" w:author="Joey Tatú" w:date="2019-11-27T14:43:00Z"/>
        </w:rPr>
      </w:pPr>
      <w:del w:id="860" w:author="Joey Tatú" w:date="2019-11-27T14:43:00Z">
        <w:r w:rsidRPr="00FD222E" w:rsidDel="00FD222E">
          <w:delText>Flow Description</w:delText>
        </w:r>
        <w:bookmarkStart w:id="861" w:name="_Toc25763273"/>
        <w:bookmarkStart w:id="862" w:name="_Toc25767665"/>
        <w:bookmarkStart w:id="863" w:name="_Toc26441605"/>
        <w:bookmarkStart w:id="864" w:name="_Toc26441780"/>
        <w:bookmarkStart w:id="865" w:name="_Toc26442651"/>
        <w:bookmarkStart w:id="866" w:name="_Toc26443833"/>
        <w:bookmarkStart w:id="867" w:name="_Toc26872183"/>
        <w:bookmarkStart w:id="868" w:name="_Toc26877895"/>
        <w:bookmarkEnd w:id="861"/>
        <w:bookmarkEnd w:id="862"/>
        <w:bookmarkEnd w:id="863"/>
        <w:bookmarkEnd w:id="864"/>
        <w:bookmarkEnd w:id="865"/>
        <w:bookmarkEnd w:id="866"/>
        <w:bookmarkEnd w:id="867"/>
        <w:bookmarkEnd w:id="868"/>
      </w:del>
    </w:p>
    <w:p w14:paraId="4626BC4D" w14:textId="77777777" w:rsidR="009B2F24" w:rsidRPr="00FD222E" w:rsidDel="00FD222E" w:rsidRDefault="009B2F24" w:rsidP="009B2F24">
      <w:pPr>
        <w:pStyle w:val="Heading3"/>
        <w:rPr>
          <w:del w:id="869" w:author="Joey Tatú" w:date="2019-11-27T14:43:00Z"/>
        </w:rPr>
      </w:pPr>
      <w:del w:id="870" w:author="Joey Tatú" w:date="2019-11-27T14:43:00Z">
        <w:r w:rsidRPr="00FD222E" w:rsidDel="00FD222E">
          <w:delText>Precondition</w:delText>
        </w:r>
        <w:bookmarkStart w:id="871" w:name="_Toc25763274"/>
        <w:bookmarkStart w:id="872" w:name="_Toc25767666"/>
        <w:bookmarkStart w:id="873" w:name="_Toc26441606"/>
        <w:bookmarkStart w:id="874" w:name="_Toc26441781"/>
        <w:bookmarkStart w:id="875" w:name="_Toc26442652"/>
        <w:bookmarkStart w:id="876" w:name="_Toc26443834"/>
        <w:bookmarkStart w:id="877" w:name="_Toc26872184"/>
        <w:bookmarkStart w:id="878" w:name="_Toc26877896"/>
        <w:bookmarkEnd w:id="871"/>
        <w:bookmarkEnd w:id="872"/>
        <w:bookmarkEnd w:id="873"/>
        <w:bookmarkEnd w:id="874"/>
        <w:bookmarkEnd w:id="875"/>
        <w:bookmarkEnd w:id="876"/>
        <w:bookmarkEnd w:id="877"/>
        <w:bookmarkEnd w:id="878"/>
      </w:del>
    </w:p>
    <w:p w14:paraId="5712A2D9" w14:textId="77777777" w:rsidR="009B2F24" w:rsidRPr="00FD222E" w:rsidDel="00FD222E" w:rsidRDefault="009B2F24" w:rsidP="009B2F24">
      <w:pPr>
        <w:pStyle w:val="Heading3"/>
        <w:rPr>
          <w:del w:id="879" w:author="Joey Tatú" w:date="2019-11-27T14:43:00Z"/>
        </w:rPr>
      </w:pPr>
      <w:del w:id="880" w:author="Joey Tatú" w:date="2019-11-27T14:43:00Z">
        <w:r w:rsidRPr="00FD222E" w:rsidDel="00FD222E">
          <w:delText>The System is active and working correctly</w:delText>
        </w:r>
        <w:bookmarkStart w:id="881" w:name="_Toc25763275"/>
        <w:bookmarkStart w:id="882" w:name="_Toc25767667"/>
        <w:bookmarkStart w:id="883" w:name="_Toc26441607"/>
        <w:bookmarkStart w:id="884" w:name="_Toc26441782"/>
        <w:bookmarkStart w:id="885" w:name="_Toc26442653"/>
        <w:bookmarkStart w:id="886" w:name="_Toc26443835"/>
        <w:bookmarkStart w:id="887" w:name="_Toc26872185"/>
        <w:bookmarkStart w:id="888" w:name="_Toc26877897"/>
        <w:bookmarkEnd w:id="881"/>
        <w:bookmarkEnd w:id="882"/>
        <w:bookmarkEnd w:id="883"/>
        <w:bookmarkEnd w:id="884"/>
        <w:bookmarkEnd w:id="885"/>
        <w:bookmarkEnd w:id="886"/>
        <w:bookmarkEnd w:id="887"/>
        <w:bookmarkEnd w:id="888"/>
      </w:del>
    </w:p>
    <w:p w14:paraId="00FE469D" w14:textId="77777777" w:rsidR="009B2F24" w:rsidRPr="00FD222E" w:rsidDel="00FD222E" w:rsidRDefault="009B2F24" w:rsidP="009B2F24">
      <w:pPr>
        <w:pStyle w:val="Heading3"/>
        <w:rPr>
          <w:del w:id="889" w:author="Joey Tatú" w:date="2019-11-27T14:43:00Z"/>
        </w:rPr>
      </w:pPr>
      <w:del w:id="890" w:author="Joey Tatú" w:date="2019-11-27T14:43:00Z">
        <w:r w:rsidRPr="00FD222E" w:rsidDel="00FD222E">
          <w:delText>The Artist is signed in</w:delText>
        </w:r>
        <w:bookmarkStart w:id="891" w:name="_Toc25763276"/>
        <w:bookmarkStart w:id="892" w:name="_Toc25767668"/>
        <w:bookmarkStart w:id="893" w:name="_Toc26441608"/>
        <w:bookmarkStart w:id="894" w:name="_Toc26441783"/>
        <w:bookmarkStart w:id="895" w:name="_Toc26442654"/>
        <w:bookmarkStart w:id="896" w:name="_Toc26443836"/>
        <w:bookmarkStart w:id="897" w:name="_Toc26872186"/>
        <w:bookmarkStart w:id="898" w:name="_Toc26877898"/>
        <w:bookmarkEnd w:id="891"/>
        <w:bookmarkEnd w:id="892"/>
        <w:bookmarkEnd w:id="893"/>
        <w:bookmarkEnd w:id="894"/>
        <w:bookmarkEnd w:id="895"/>
        <w:bookmarkEnd w:id="896"/>
        <w:bookmarkEnd w:id="897"/>
        <w:bookmarkEnd w:id="898"/>
      </w:del>
    </w:p>
    <w:p w14:paraId="35E7981A" w14:textId="77777777" w:rsidR="009B2F24" w:rsidRPr="00FD222E" w:rsidDel="00FD222E" w:rsidRDefault="009B2F24" w:rsidP="009B2F24">
      <w:pPr>
        <w:pStyle w:val="Heading3"/>
        <w:rPr>
          <w:del w:id="899" w:author="Joey Tatú" w:date="2019-11-27T14:43:00Z"/>
        </w:rPr>
      </w:pPr>
      <w:del w:id="900" w:author="Joey Tatú" w:date="2019-11-27T14:43:00Z">
        <w:r w:rsidRPr="00FD222E" w:rsidDel="00FD222E">
          <w:delText>The Artist has not previously created a Page.</w:delText>
        </w:r>
        <w:bookmarkStart w:id="901" w:name="_Toc25763277"/>
        <w:bookmarkStart w:id="902" w:name="_Toc25767669"/>
        <w:bookmarkStart w:id="903" w:name="_Toc26441609"/>
        <w:bookmarkStart w:id="904" w:name="_Toc26441784"/>
        <w:bookmarkStart w:id="905" w:name="_Toc26442655"/>
        <w:bookmarkStart w:id="906" w:name="_Toc26443837"/>
        <w:bookmarkStart w:id="907" w:name="_Toc26872187"/>
        <w:bookmarkStart w:id="908" w:name="_Toc26877899"/>
        <w:bookmarkEnd w:id="901"/>
        <w:bookmarkEnd w:id="902"/>
        <w:bookmarkEnd w:id="903"/>
        <w:bookmarkEnd w:id="904"/>
        <w:bookmarkEnd w:id="905"/>
        <w:bookmarkEnd w:id="906"/>
        <w:bookmarkEnd w:id="907"/>
        <w:bookmarkEnd w:id="908"/>
      </w:del>
    </w:p>
    <w:p w14:paraId="10C2F797" w14:textId="77777777" w:rsidR="009B2F24" w:rsidRPr="00FD222E" w:rsidDel="00FD222E" w:rsidRDefault="009B2F24" w:rsidP="009B2F24">
      <w:pPr>
        <w:pStyle w:val="Heading3"/>
        <w:rPr>
          <w:del w:id="909" w:author="Joey Tatú" w:date="2019-11-27T14:43:00Z"/>
        </w:rPr>
      </w:pPr>
      <w:del w:id="910" w:author="Joey Tatú" w:date="2019-11-27T14:21:00Z">
        <w:r w:rsidRPr="00FD222E" w:rsidDel="0060759B">
          <w:delText>MySQL</w:delText>
        </w:r>
      </w:del>
      <w:del w:id="911" w:author="Joey Tatú" w:date="2019-11-27T14:43:00Z">
        <w:r w:rsidRPr="00FD222E" w:rsidDel="00FD222E">
          <w:delText xml:space="preserve"> is connecting correctly.</w:delText>
        </w:r>
        <w:bookmarkStart w:id="912" w:name="_Toc25763278"/>
        <w:bookmarkStart w:id="913" w:name="_Toc25767670"/>
        <w:bookmarkStart w:id="914" w:name="_Toc26441610"/>
        <w:bookmarkStart w:id="915" w:name="_Toc26441785"/>
        <w:bookmarkStart w:id="916" w:name="_Toc26442656"/>
        <w:bookmarkStart w:id="917" w:name="_Toc26443838"/>
        <w:bookmarkStart w:id="918" w:name="_Toc26872188"/>
        <w:bookmarkStart w:id="919" w:name="_Toc26877900"/>
        <w:bookmarkEnd w:id="912"/>
        <w:bookmarkEnd w:id="913"/>
        <w:bookmarkEnd w:id="914"/>
        <w:bookmarkEnd w:id="915"/>
        <w:bookmarkEnd w:id="916"/>
        <w:bookmarkEnd w:id="917"/>
        <w:bookmarkEnd w:id="918"/>
        <w:bookmarkEnd w:id="919"/>
      </w:del>
    </w:p>
    <w:p w14:paraId="22A10824" w14:textId="77777777" w:rsidR="009B2F24" w:rsidRPr="00FD222E" w:rsidDel="00FD222E" w:rsidRDefault="009B2F24" w:rsidP="009B2F24">
      <w:pPr>
        <w:pStyle w:val="Heading3"/>
        <w:rPr>
          <w:del w:id="920" w:author="Joey Tatú" w:date="2019-11-27T14:43:00Z"/>
        </w:rPr>
      </w:pPr>
      <w:del w:id="921" w:author="Joey Tatú" w:date="2019-11-27T14:43:00Z">
        <w:r w:rsidRPr="00FD222E" w:rsidDel="00FD222E">
          <w:delText>An Error log file is stored within the website’s files.</w:delText>
        </w:r>
        <w:bookmarkStart w:id="922" w:name="_Toc25763279"/>
        <w:bookmarkStart w:id="923" w:name="_Toc25767671"/>
        <w:bookmarkStart w:id="924" w:name="_Toc26441611"/>
        <w:bookmarkStart w:id="925" w:name="_Toc26441786"/>
        <w:bookmarkStart w:id="926" w:name="_Toc26442657"/>
        <w:bookmarkStart w:id="927" w:name="_Toc26443839"/>
        <w:bookmarkStart w:id="928" w:name="_Toc26872189"/>
        <w:bookmarkStart w:id="929" w:name="_Toc26877901"/>
        <w:bookmarkEnd w:id="922"/>
        <w:bookmarkEnd w:id="923"/>
        <w:bookmarkEnd w:id="924"/>
        <w:bookmarkEnd w:id="925"/>
        <w:bookmarkEnd w:id="926"/>
        <w:bookmarkEnd w:id="927"/>
        <w:bookmarkEnd w:id="928"/>
        <w:bookmarkEnd w:id="929"/>
      </w:del>
    </w:p>
    <w:p w14:paraId="16C20DF8" w14:textId="77777777" w:rsidR="009B2F24" w:rsidRPr="00FD222E" w:rsidDel="00FD222E" w:rsidRDefault="009B2F24" w:rsidP="009B2F24">
      <w:pPr>
        <w:pStyle w:val="Heading3"/>
        <w:rPr>
          <w:del w:id="930" w:author="Joey Tatú" w:date="2019-11-27T14:43:00Z"/>
        </w:rPr>
      </w:pPr>
      <w:del w:id="931" w:author="Joey Tatú" w:date="2019-11-27T14:43:00Z">
        <w:r w:rsidRPr="00FD222E" w:rsidDel="00FD222E">
          <w:delText>Activation</w:delText>
        </w:r>
        <w:bookmarkStart w:id="932" w:name="_Toc25763280"/>
        <w:bookmarkStart w:id="933" w:name="_Toc25767672"/>
        <w:bookmarkStart w:id="934" w:name="_Toc26441612"/>
        <w:bookmarkStart w:id="935" w:name="_Toc26441787"/>
        <w:bookmarkStart w:id="936" w:name="_Toc26442658"/>
        <w:bookmarkStart w:id="937" w:name="_Toc26443840"/>
        <w:bookmarkStart w:id="938" w:name="_Toc26872190"/>
        <w:bookmarkStart w:id="939" w:name="_Toc26877902"/>
        <w:bookmarkEnd w:id="932"/>
        <w:bookmarkEnd w:id="933"/>
        <w:bookmarkEnd w:id="934"/>
        <w:bookmarkEnd w:id="935"/>
        <w:bookmarkEnd w:id="936"/>
        <w:bookmarkEnd w:id="937"/>
        <w:bookmarkEnd w:id="938"/>
        <w:bookmarkEnd w:id="939"/>
      </w:del>
    </w:p>
    <w:p w14:paraId="2D9EA21C" w14:textId="77777777" w:rsidR="009B2F24" w:rsidRPr="00FD222E" w:rsidDel="00FD222E" w:rsidRDefault="009B2F24" w:rsidP="009B2F24">
      <w:pPr>
        <w:pStyle w:val="Heading3"/>
        <w:rPr>
          <w:del w:id="940" w:author="Joey Tatú" w:date="2019-11-27T14:43:00Z"/>
        </w:rPr>
      </w:pPr>
      <w:del w:id="941" w:author="Joey Tatú" w:date="2019-11-27T14:43:00Z">
        <w:r w:rsidRPr="00FD222E" w:rsidDel="00FD222E">
          <w:delText>This use case begins when the artist selects “Create Artist Page” from their home menu.</w:delText>
        </w:r>
        <w:bookmarkStart w:id="942" w:name="_Toc25763281"/>
        <w:bookmarkStart w:id="943" w:name="_Toc25767673"/>
        <w:bookmarkStart w:id="944" w:name="_Toc26441613"/>
        <w:bookmarkStart w:id="945" w:name="_Toc26441788"/>
        <w:bookmarkStart w:id="946" w:name="_Toc26442659"/>
        <w:bookmarkStart w:id="947" w:name="_Toc26443841"/>
        <w:bookmarkStart w:id="948" w:name="_Toc26872191"/>
        <w:bookmarkStart w:id="949" w:name="_Toc26877903"/>
        <w:bookmarkEnd w:id="942"/>
        <w:bookmarkEnd w:id="943"/>
        <w:bookmarkEnd w:id="944"/>
        <w:bookmarkEnd w:id="945"/>
        <w:bookmarkEnd w:id="946"/>
        <w:bookmarkEnd w:id="947"/>
        <w:bookmarkEnd w:id="948"/>
        <w:bookmarkEnd w:id="949"/>
      </w:del>
    </w:p>
    <w:p w14:paraId="39BDDCCC" w14:textId="77777777" w:rsidR="009B2F24" w:rsidRPr="00FD222E" w:rsidDel="00FD222E" w:rsidRDefault="009B2F24" w:rsidP="009B2F24">
      <w:pPr>
        <w:pStyle w:val="Heading3"/>
        <w:rPr>
          <w:del w:id="950" w:author="Joey Tatú" w:date="2019-11-27T14:43:00Z"/>
        </w:rPr>
      </w:pPr>
      <w:del w:id="951" w:author="Joey Tatú" w:date="2019-11-27T14:43:00Z">
        <w:r w:rsidRPr="00FD222E" w:rsidDel="00FD222E">
          <w:delText>Main flow</w:delText>
        </w:r>
        <w:bookmarkStart w:id="952" w:name="_Toc25763282"/>
        <w:bookmarkStart w:id="953" w:name="_Toc25767674"/>
        <w:bookmarkStart w:id="954" w:name="_Toc26441614"/>
        <w:bookmarkStart w:id="955" w:name="_Toc26441789"/>
        <w:bookmarkStart w:id="956" w:name="_Toc26442660"/>
        <w:bookmarkStart w:id="957" w:name="_Toc26443842"/>
        <w:bookmarkStart w:id="958" w:name="_Toc26872192"/>
        <w:bookmarkStart w:id="959" w:name="_Toc26877904"/>
        <w:bookmarkEnd w:id="952"/>
        <w:bookmarkEnd w:id="953"/>
        <w:bookmarkEnd w:id="954"/>
        <w:bookmarkEnd w:id="955"/>
        <w:bookmarkEnd w:id="956"/>
        <w:bookmarkEnd w:id="957"/>
        <w:bookmarkEnd w:id="958"/>
        <w:bookmarkEnd w:id="959"/>
      </w:del>
    </w:p>
    <w:p w14:paraId="43CC42AB" w14:textId="77777777" w:rsidR="009B2F24" w:rsidRPr="00FD222E" w:rsidDel="00FD222E" w:rsidRDefault="009B2F24" w:rsidP="009B2F24">
      <w:pPr>
        <w:pStyle w:val="Heading3"/>
        <w:rPr>
          <w:del w:id="960" w:author="Joey Tatú" w:date="2019-11-27T14:43:00Z"/>
        </w:rPr>
      </w:pPr>
      <w:del w:id="961" w:author="Joey Tatú" w:date="2019-11-27T14:43:00Z">
        <w:r w:rsidRPr="00FD222E" w:rsidDel="00FD222E">
          <w:delText>The Artist selects “Create Artist Page” &lt;See A1&gt;</w:delText>
        </w:r>
        <w:bookmarkStart w:id="962" w:name="_Toc25763283"/>
        <w:bookmarkStart w:id="963" w:name="_Toc25767675"/>
        <w:bookmarkStart w:id="964" w:name="_Toc26441615"/>
        <w:bookmarkStart w:id="965" w:name="_Toc26441790"/>
        <w:bookmarkStart w:id="966" w:name="_Toc26442661"/>
        <w:bookmarkStart w:id="967" w:name="_Toc26443843"/>
        <w:bookmarkStart w:id="968" w:name="_Toc26872193"/>
        <w:bookmarkStart w:id="969" w:name="_Toc26877905"/>
        <w:bookmarkEnd w:id="962"/>
        <w:bookmarkEnd w:id="963"/>
        <w:bookmarkEnd w:id="964"/>
        <w:bookmarkEnd w:id="965"/>
        <w:bookmarkEnd w:id="966"/>
        <w:bookmarkEnd w:id="967"/>
        <w:bookmarkEnd w:id="968"/>
        <w:bookmarkEnd w:id="969"/>
      </w:del>
    </w:p>
    <w:p w14:paraId="0E267BAE" w14:textId="77777777" w:rsidR="009B2F24" w:rsidRPr="00FD222E" w:rsidDel="00FD222E" w:rsidRDefault="009B2F24" w:rsidP="009B2F24">
      <w:pPr>
        <w:pStyle w:val="Heading3"/>
        <w:rPr>
          <w:del w:id="970" w:author="Joey Tatú" w:date="2019-11-27T14:43:00Z"/>
        </w:rPr>
      </w:pPr>
      <w:del w:id="971" w:author="Joey Tatú" w:date="2019-11-27T14:43:00Z">
        <w:r w:rsidRPr="00FD222E" w:rsidDel="00FD222E">
          <w:delText>The System brings the Artist to the Edit Artist Page settings.</w:delText>
        </w:r>
        <w:bookmarkStart w:id="972" w:name="_Toc25763284"/>
        <w:bookmarkStart w:id="973" w:name="_Toc25767676"/>
        <w:bookmarkStart w:id="974" w:name="_Toc26441616"/>
        <w:bookmarkStart w:id="975" w:name="_Toc26441791"/>
        <w:bookmarkStart w:id="976" w:name="_Toc26442662"/>
        <w:bookmarkStart w:id="977" w:name="_Toc26443844"/>
        <w:bookmarkStart w:id="978" w:name="_Toc26872194"/>
        <w:bookmarkStart w:id="979" w:name="_Toc26877906"/>
        <w:bookmarkEnd w:id="972"/>
        <w:bookmarkEnd w:id="973"/>
        <w:bookmarkEnd w:id="974"/>
        <w:bookmarkEnd w:id="975"/>
        <w:bookmarkEnd w:id="976"/>
        <w:bookmarkEnd w:id="977"/>
        <w:bookmarkEnd w:id="978"/>
        <w:bookmarkEnd w:id="979"/>
      </w:del>
    </w:p>
    <w:p w14:paraId="756388B7" w14:textId="77777777" w:rsidR="009B2F24" w:rsidRPr="00FD222E" w:rsidDel="00FD222E" w:rsidRDefault="009B2F24" w:rsidP="009B2F24">
      <w:pPr>
        <w:pStyle w:val="Heading3"/>
        <w:rPr>
          <w:del w:id="980" w:author="Joey Tatú" w:date="2019-11-27T14:43:00Z"/>
        </w:rPr>
      </w:pPr>
      <w:del w:id="981" w:author="Joey Tatú" w:date="2019-11-27T14:43:00Z">
        <w:r w:rsidRPr="00FD222E" w:rsidDel="00FD222E">
          <w:delText>The Artist enters the relevant details.</w:delText>
        </w:r>
        <w:bookmarkStart w:id="982" w:name="_Toc25763285"/>
        <w:bookmarkStart w:id="983" w:name="_Toc25767677"/>
        <w:bookmarkStart w:id="984" w:name="_Toc26441617"/>
        <w:bookmarkStart w:id="985" w:name="_Toc26441792"/>
        <w:bookmarkStart w:id="986" w:name="_Toc26442663"/>
        <w:bookmarkStart w:id="987" w:name="_Toc26443845"/>
        <w:bookmarkStart w:id="988" w:name="_Toc26872195"/>
        <w:bookmarkStart w:id="989" w:name="_Toc26877907"/>
        <w:bookmarkEnd w:id="982"/>
        <w:bookmarkEnd w:id="983"/>
        <w:bookmarkEnd w:id="984"/>
        <w:bookmarkEnd w:id="985"/>
        <w:bookmarkEnd w:id="986"/>
        <w:bookmarkEnd w:id="987"/>
        <w:bookmarkEnd w:id="988"/>
        <w:bookmarkEnd w:id="989"/>
      </w:del>
    </w:p>
    <w:p w14:paraId="0680D1C4" w14:textId="77777777" w:rsidR="009B2F24" w:rsidRPr="00FD222E" w:rsidDel="00FD222E" w:rsidRDefault="009B2F24" w:rsidP="009B2F24">
      <w:pPr>
        <w:pStyle w:val="Heading3"/>
        <w:rPr>
          <w:del w:id="990" w:author="Joey Tatú" w:date="2019-11-27T14:43:00Z"/>
        </w:rPr>
      </w:pPr>
      <w:del w:id="991" w:author="Joey Tatú" w:date="2019-11-27T14:43:00Z">
        <w:r w:rsidRPr="00FD222E" w:rsidDel="00FD222E">
          <w:delText>[Such details include but not limited to the shop name, address, type (tattoos, piercings, body mods, all), gallery, and so on]</w:delText>
        </w:r>
        <w:bookmarkStart w:id="992" w:name="_Toc25763286"/>
        <w:bookmarkStart w:id="993" w:name="_Toc25767678"/>
        <w:bookmarkStart w:id="994" w:name="_Toc26441618"/>
        <w:bookmarkStart w:id="995" w:name="_Toc26441793"/>
        <w:bookmarkStart w:id="996" w:name="_Toc26442664"/>
        <w:bookmarkStart w:id="997" w:name="_Toc26443846"/>
        <w:bookmarkStart w:id="998" w:name="_Toc26872196"/>
        <w:bookmarkStart w:id="999" w:name="_Toc26877908"/>
        <w:bookmarkEnd w:id="992"/>
        <w:bookmarkEnd w:id="993"/>
        <w:bookmarkEnd w:id="994"/>
        <w:bookmarkEnd w:id="995"/>
        <w:bookmarkEnd w:id="996"/>
        <w:bookmarkEnd w:id="997"/>
        <w:bookmarkEnd w:id="998"/>
        <w:bookmarkEnd w:id="999"/>
      </w:del>
    </w:p>
    <w:p w14:paraId="16FBF44B" w14:textId="77777777" w:rsidR="009B2F24" w:rsidRPr="00FD222E" w:rsidDel="00FD222E" w:rsidRDefault="009B2F24" w:rsidP="009B2F24">
      <w:pPr>
        <w:pStyle w:val="Heading3"/>
        <w:rPr>
          <w:del w:id="1000" w:author="Joey Tatú" w:date="2019-11-27T14:43:00Z"/>
        </w:rPr>
      </w:pPr>
      <w:del w:id="1001" w:author="Joey Tatú" w:date="2019-11-27T14:43:00Z">
        <w:r w:rsidRPr="00FD222E" w:rsidDel="00FD222E">
          <w:delText>The User selects “Continue”.</w:delText>
        </w:r>
        <w:bookmarkStart w:id="1002" w:name="_Toc25763287"/>
        <w:bookmarkStart w:id="1003" w:name="_Toc25767679"/>
        <w:bookmarkStart w:id="1004" w:name="_Toc26441619"/>
        <w:bookmarkStart w:id="1005" w:name="_Toc26441794"/>
        <w:bookmarkStart w:id="1006" w:name="_Toc26442665"/>
        <w:bookmarkStart w:id="1007" w:name="_Toc26443847"/>
        <w:bookmarkStart w:id="1008" w:name="_Toc26872197"/>
        <w:bookmarkStart w:id="1009" w:name="_Toc26877909"/>
        <w:bookmarkEnd w:id="1002"/>
        <w:bookmarkEnd w:id="1003"/>
        <w:bookmarkEnd w:id="1004"/>
        <w:bookmarkEnd w:id="1005"/>
        <w:bookmarkEnd w:id="1006"/>
        <w:bookmarkEnd w:id="1007"/>
        <w:bookmarkEnd w:id="1008"/>
        <w:bookmarkEnd w:id="1009"/>
      </w:del>
    </w:p>
    <w:p w14:paraId="5AD79B8A" w14:textId="77777777" w:rsidR="009B2F24" w:rsidRPr="00FD222E" w:rsidDel="00FD222E" w:rsidRDefault="009B2F24" w:rsidP="009B2F24">
      <w:pPr>
        <w:pStyle w:val="Heading3"/>
        <w:rPr>
          <w:del w:id="1010" w:author="Joey Tatú" w:date="2019-11-27T14:43:00Z"/>
        </w:rPr>
      </w:pPr>
      <w:del w:id="1011" w:author="Joey Tatú" w:date="2019-11-27T14:43:00Z">
        <w:r w:rsidRPr="00FD222E" w:rsidDel="00FD222E">
          <w:delText xml:space="preserve">The System encrypts this information and put it into the </w:delText>
        </w:r>
      </w:del>
      <w:del w:id="1012" w:author="Joey Tatú" w:date="2019-11-27T14:21:00Z">
        <w:r w:rsidRPr="00FD222E" w:rsidDel="0060759B">
          <w:delText>MySQL</w:delText>
        </w:r>
      </w:del>
      <w:del w:id="1013" w:author="Joey Tatú" w:date="2019-11-27T14:43:00Z">
        <w:r w:rsidRPr="00FD222E" w:rsidDel="00FD222E">
          <w:delText xml:space="preserve"> database.</w:delText>
        </w:r>
        <w:bookmarkStart w:id="1014" w:name="_Toc25763288"/>
        <w:bookmarkStart w:id="1015" w:name="_Toc25767680"/>
        <w:bookmarkStart w:id="1016" w:name="_Toc26441620"/>
        <w:bookmarkStart w:id="1017" w:name="_Toc26441795"/>
        <w:bookmarkStart w:id="1018" w:name="_Toc26442666"/>
        <w:bookmarkStart w:id="1019" w:name="_Toc26443848"/>
        <w:bookmarkStart w:id="1020" w:name="_Toc26872198"/>
        <w:bookmarkStart w:id="1021" w:name="_Toc26877910"/>
        <w:bookmarkEnd w:id="1014"/>
        <w:bookmarkEnd w:id="1015"/>
        <w:bookmarkEnd w:id="1016"/>
        <w:bookmarkEnd w:id="1017"/>
        <w:bookmarkEnd w:id="1018"/>
        <w:bookmarkEnd w:id="1019"/>
        <w:bookmarkEnd w:id="1020"/>
        <w:bookmarkEnd w:id="1021"/>
      </w:del>
    </w:p>
    <w:p w14:paraId="1C76E31D" w14:textId="77777777" w:rsidR="009B2F24" w:rsidRPr="00FD222E" w:rsidDel="00FD222E" w:rsidRDefault="009B2F24" w:rsidP="009B2F24">
      <w:pPr>
        <w:pStyle w:val="Heading3"/>
        <w:rPr>
          <w:del w:id="1022" w:author="Joey Tatú" w:date="2019-11-27T14:43:00Z"/>
        </w:rPr>
      </w:pPr>
      <w:del w:id="1023" w:author="Joey Tatú" w:date="2019-11-27T14:43:00Z">
        <w:r w:rsidRPr="00FD222E" w:rsidDel="00FD222E">
          <w:delText>The System shows the User the home page.</w:delText>
        </w:r>
        <w:bookmarkStart w:id="1024" w:name="_Toc25763289"/>
        <w:bookmarkStart w:id="1025" w:name="_Toc25767681"/>
        <w:bookmarkStart w:id="1026" w:name="_Toc26441621"/>
        <w:bookmarkStart w:id="1027" w:name="_Toc26441796"/>
        <w:bookmarkStart w:id="1028" w:name="_Toc26442667"/>
        <w:bookmarkStart w:id="1029" w:name="_Toc26443849"/>
        <w:bookmarkStart w:id="1030" w:name="_Toc26872199"/>
        <w:bookmarkStart w:id="1031" w:name="_Toc26877911"/>
        <w:bookmarkEnd w:id="1024"/>
        <w:bookmarkEnd w:id="1025"/>
        <w:bookmarkEnd w:id="1026"/>
        <w:bookmarkEnd w:id="1027"/>
        <w:bookmarkEnd w:id="1028"/>
        <w:bookmarkEnd w:id="1029"/>
        <w:bookmarkEnd w:id="1030"/>
        <w:bookmarkEnd w:id="1031"/>
      </w:del>
    </w:p>
    <w:p w14:paraId="17F38B2E" w14:textId="77777777" w:rsidR="009B2F24" w:rsidRPr="00FD222E" w:rsidDel="00FD222E" w:rsidRDefault="009B2F24" w:rsidP="009B2F24">
      <w:pPr>
        <w:pStyle w:val="Heading3"/>
        <w:rPr>
          <w:del w:id="1032" w:author="Joey Tatú" w:date="2019-11-27T14:43:00Z"/>
        </w:rPr>
      </w:pPr>
      <w:del w:id="1033" w:author="Joey Tatú" w:date="2019-11-27T14:43:00Z">
        <w:r w:rsidRPr="00FD222E" w:rsidDel="00FD222E">
          <w:delText>Alternate flow</w:delText>
        </w:r>
        <w:bookmarkStart w:id="1034" w:name="_Toc25763290"/>
        <w:bookmarkStart w:id="1035" w:name="_Toc25767682"/>
        <w:bookmarkStart w:id="1036" w:name="_Toc26441622"/>
        <w:bookmarkStart w:id="1037" w:name="_Toc26441797"/>
        <w:bookmarkStart w:id="1038" w:name="_Toc26442668"/>
        <w:bookmarkStart w:id="1039" w:name="_Toc26443850"/>
        <w:bookmarkStart w:id="1040" w:name="_Toc26872200"/>
        <w:bookmarkStart w:id="1041" w:name="_Toc26877912"/>
        <w:bookmarkEnd w:id="1034"/>
        <w:bookmarkEnd w:id="1035"/>
        <w:bookmarkEnd w:id="1036"/>
        <w:bookmarkEnd w:id="1037"/>
        <w:bookmarkEnd w:id="1038"/>
        <w:bookmarkEnd w:id="1039"/>
        <w:bookmarkEnd w:id="1040"/>
        <w:bookmarkEnd w:id="1041"/>
      </w:del>
    </w:p>
    <w:p w14:paraId="752F2DAA" w14:textId="77777777" w:rsidR="009B2F24" w:rsidRPr="00FD222E" w:rsidDel="00FD222E" w:rsidRDefault="009B2F24" w:rsidP="009B2F24">
      <w:pPr>
        <w:pStyle w:val="Heading3"/>
        <w:rPr>
          <w:del w:id="1042" w:author="Joey Tatú" w:date="2019-11-27T14:43:00Z"/>
        </w:rPr>
      </w:pPr>
      <w:del w:id="1043" w:author="Joey Tatú" w:date="2019-11-27T14:43:00Z">
        <w:r w:rsidRPr="00FD222E" w:rsidDel="00FD222E">
          <w:delText>A1: &lt;Edit Page&gt;</w:delText>
        </w:r>
        <w:bookmarkStart w:id="1044" w:name="_Toc25763291"/>
        <w:bookmarkStart w:id="1045" w:name="_Toc25767683"/>
        <w:bookmarkStart w:id="1046" w:name="_Toc26441623"/>
        <w:bookmarkStart w:id="1047" w:name="_Toc26441798"/>
        <w:bookmarkStart w:id="1048" w:name="_Toc26442669"/>
        <w:bookmarkStart w:id="1049" w:name="_Toc26443851"/>
        <w:bookmarkStart w:id="1050" w:name="_Toc26872201"/>
        <w:bookmarkStart w:id="1051" w:name="_Toc26877913"/>
        <w:bookmarkEnd w:id="1044"/>
        <w:bookmarkEnd w:id="1045"/>
        <w:bookmarkEnd w:id="1046"/>
        <w:bookmarkEnd w:id="1047"/>
        <w:bookmarkEnd w:id="1048"/>
        <w:bookmarkEnd w:id="1049"/>
        <w:bookmarkEnd w:id="1050"/>
        <w:bookmarkEnd w:id="1051"/>
      </w:del>
    </w:p>
    <w:p w14:paraId="2DF7B750" w14:textId="77777777" w:rsidR="009B2F24" w:rsidRPr="00FD222E" w:rsidDel="00FD222E" w:rsidRDefault="009B2F24" w:rsidP="009B2F24">
      <w:pPr>
        <w:pStyle w:val="Heading3"/>
        <w:rPr>
          <w:del w:id="1052" w:author="Joey Tatú" w:date="2019-11-27T14:43:00Z"/>
        </w:rPr>
      </w:pPr>
      <w:del w:id="1053" w:author="Joey Tatú" w:date="2019-11-27T14:43:00Z">
        <w:r w:rsidRPr="00FD222E" w:rsidDel="00FD222E">
          <w:delText>The User selects “Edit Artist Page”</w:delText>
        </w:r>
        <w:bookmarkStart w:id="1054" w:name="_Toc25763292"/>
        <w:bookmarkStart w:id="1055" w:name="_Toc25767684"/>
        <w:bookmarkStart w:id="1056" w:name="_Toc26441624"/>
        <w:bookmarkStart w:id="1057" w:name="_Toc26441799"/>
        <w:bookmarkStart w:id="1058" w:name="_Toc26442670"/>
        <w:bookmarkStart w:id="1059" w:name="_Toc26443852"/>
        <w:bookmarkStart w:id="1060" w:name="_Toc26872202"/>
        <w:bookmarkStart w:id="1061" w:name="_Toc26877914"/>
        <w:bookmarkEnd w:id="1054"/>
        <w:bookmarkEnd w:id="1055"/>
        <w:bookmarkEnd w:id="1056"/>
        <w:bookmarkEnd w:id="1057"/>
        <w:bookmarkEnd w:id="1058"/>
        <w:bookmarkEnd w:id="1059"/>
        <w:bookmarkEnd w:id="1060"/>
        <w:bookmarkEnd w:id="1061"/>
      </w:del>
    </w:p>
    <w:p w14:paraId="134048EA" w14:textId="77777777" w:rsidR="009B2F24" w:rsidRPr="00FD222E" w:rsidDel="00FD222E" w:rsidRDefault="009B2F24" w:rsidP="009B2F24">
      <w:pPr>
        <w:pStyle w:val="Heading3"/>
        <w:rPr>
          <w:del w:id="1062" w:author="Joey Tatú" w:date="2019-11-27T14:43:00Z"/>
        </w:rPr>
      </w:pPr>
      <w:del w:id="1063" w:author="Joey Tatú" w:date="2019-11-27T14:43:00Z">
        <w:r w:rsidRPr="00FD222E" w:rsidDel="00FD222E">
          <w:delText>&lt;Returns to number 2 in Main Flow&gt;</w:delText>
        </w:r>
        <w:bookmarkStart w:id="1064" w:name="_Toc25763293"/>
        <w:bookmarkStart w:id="1065" w:name="_Toc25767685"/>
        <w:bookmarkStart w:id="1066" w:name="_Toc26441625"/>
        <w:bookmarkStart w:id="1067" w:name="_Toc26441800"/>
        <w:bookmarkStart w:id="1068" w:name="_Toc26442671"/>
        <w:bookmarkStart w:id="1069" w:name="_Toc26443853"/>
        <w:bookmarkStart w:id="1070" w:name="_Toc26872203"/>
        <w:bookmarkStart w:id="1071" w:name="_Toc26877915"/>
        <w:bookmarkEnd w:id="1064"/>
        <w:bookmarkEnd w:id="1065"/>
        <w:bookmarkEnd w:id="1066"/>
        <w:bookmarkEnd w:id="1067"/>
        <w:bookmarkEnd w:id="1068"/>
        <w:bookmarkEnd w:id="1069"/>
        <w:bookmarkEnd w:id="1070"/>
        <w:bookmarkEnd w:id="1071"/>
      </w:del>
    </w:p>
    <w:p w14:paraId="2439EC1C" w14:textId="77777777" w:rsidR="009B2F24" w:rsidRPr="00FD222E" w:rsidDel="00FD222E" w:rsidRDefault="009B2F24" w:rsidP="009B2F24">
      <w:pPr>
        <w:pStyle w:val="Heading3"/>
        <w:rPr>
          <w:del w:id="1072" w:author="Joey Tatú" w:date="2019-11-27T14:43:00Z"/>
        </w:rPr>
      </w:pPr>
      <w:del w:id="1073" w:author="Joey Tatú" w:date="2019-11-27T14:43:00Z">
        <w:r w:rsidRPr="00FD222E" w:rsidDel="00FD222E">
          <w:delText xml:space="preserve">The System loads the Artist’s Page information from the database. </w:delText>
        </w:r>
        <w:bookmarkStart w:id="1074" w:name="_Toc25763294"/>
        <w:bookmarkStart w:id="1075" w:name="_Toc25767686"/>
        <w:bookmarkStart w:id="1076" w:name="_Toc26441626"/>
        <w:bookmarkStart w:id="1077" w:name="_Toc26441801"/>
        <w:bookmarkStart w:id="1078" w:name="_Toc26442672"/>
        <w:bookmarkStart w:id="1079" w:name="_Toc26443854"/>
        <w:bookmarkStart w:id="1080" w:name="_Toc26872204"/>
        <w:bookmarkStart w:id="1081" w:name="_Toc26877916"/>
        <w:bookmarkEnd w:id="1074"/>
        <w:bookmarkEnd w:id="1075"/>
        <w:bookmarkEnd w:id="1076"/>
        <w:bookmarkEnd w:id="1077"/>
        <w:bookmarkEnd w:id="1078"/>
        <w:bookmarkEnd w:id="1079"/>
        <w:bookmarkEnd w:id="1080"/>
        <w:bookmarkEnd w:id="1081"/>
      </w:del>
    </w:p>
    <w:p w14:paraId="5D23C35D" w14:textId="77777777" w:rsidR="009B2F24" w:rsidRPr="00FD222E" w:rsidDel="00FD222E" w:rsidRDefault="009B2F24" w:rsidP="009B2F24">
      <w:pPr>
        <w:pStyle w:val="Heading3"/>
        <w:rPr>
          <w:del w:id="1082" w:author="Joey Tatú" w:date="2019-11-27T14:43:00Z"/>
        </w:rPr>
      </w:pPr>
      <w:del w:id="1083" w:author="Joey Tatú" w:date="2019-11-27T14:43:00Z">
        <w:r w:rsidRPr="00FD222E" w:rsidDel="00FD222E">
          <w:delText>&lt;Returns to number 3 in Main Flow&gt;</w:delText>
        </w:r>
        <w:bookmarkStart w:id="1084" w:name="_Toc25763295"/>
        <w:bookmarkStart w:id="1085" w:name="_Toc25767687"/>
        <w:bookmarkStart w:id="1086" w:name="_Toc26441627"/>
        <w:bookmarkStart w:id="1087" w:name="_Toc26441802"/>
        <w:bookmarkStart w:id="1088" w:name="_Toc26442673"/>
        <w:bookmarkStart w:id="1089" w:name="_Toc26443855"/>
        <w:bookmarkStart w:id="1090" w:name="_Toc26872205"/>
        <w:bookmarkStart w:id="1091" w:name="_Toc26877917"/>
        <w:bookmarkEnd w:id="1084"/>
        <w:bookmarkEnd w:id="1085"/>
        <w:bookmarkEnd w:id="1086"/>
        <w:bookmarkEnd w:id="1087"/>
        <w:bookmarkEnd w:id="1088"/>
        <w:bookmarkEnd w:id="1089"/>
        <w:bookmarkEnd w:id="1090"/>
        <w:bookmarkEnd w:id="1091"/>
      </w:del>
    </w:p>
    <w:p w14:paraId="400AB4C8" w14:textId="77777777" w:rsidR="009B2F24" w:rsidRPr="00FD222E" w:rsidDel="00FD222E" w:rsidRDefault="009B2F24" w:rsidP="009B2F24">
      <w:pPr>
        <w:pStyle w:val="Heading3"/>
        <w:rPr>
          <w:del w:id="1092" w:author="Joey Tatú" w:date="2019-11-27T14:43:00Z"/>
        </w:rPr>
      </w:pPr>
      <w:bookmarkStart w:id="1093" w:name="_Toc25763296"/>
      <w:bookmarkStart w:id="1094" w:name="_Toc25767688"/>
      <w:bookmarkStart w:id="1095" w:name="_Toc26441628"/>
      <w:bookmarkStart w:id="1096" w:name="_Toc26441803"/>
      <w:bookmarkStart w:id="1097" w:name="_Toc26442674"/>
      <w:bookmarkStart w:id="1098" w:name="_Toc26443856"/>
      <w:bookmarkStart w:id="1099" w:name="_Toc26872206"/>
      <w:bookmarkStart w:id="1100" w:name="_Toc26877918"/>
      <w:bookmarkEnd w:id="1093"/>
      <w:bookmarkEnd w:id="1094"/>
      <w:bookmarkEnd w:id="1095"/>
      <w:bookmarkEnd w:id="1096"/>
      <w:bookmarkEnd w:id="1097"/>
      <w:bookmarkEnd w:id="1098"/>
      <w:bookmarkEnd w:id="1099"/>
      <w:bookmarkEnd w:id="1100"/>
    </w:p>
    <w:p w14:paraId="75C62901" w14:textId="77777777" w:rsidR="009B2F24" w:rsidRPr="00FD222E" w:rsidDel="00FD222E" w:rsidRDefault="009B2F24" w:rsidP="009B2F24">
      <w:pPr>
        <w:pStyle w:val="Heading3"/>
        <w:rPr>
          <w:del w:id="1101" w:author="Joey Tatú" w:date="2019-11-27T14:43:00Z"/>
        </w:rPr>
      </w:pPr>
      <w:bookmarkStart w:id="1102" w:name="_Toc25763297"/>
      <w:bookmarkStart w:id="1103" w:name="_Toc25767689"/>
      <w:bookmarkStart w:id="1104" w:name="_Toc26441629"/>
      <w:bookmarkStart w:id="1105" w:name="_Toc26441804"/>
      <w:bookmarkStart w:id="1106" w:name="_Toc26442675"/>
      <w:bookmarkStart w:id="1107" w:name="_Toc26443857"/>
      <w:bookmarkStart w:id="1108" w:name="_Toc26872207"/>
      <w:bookmarkStart w:id="1109" w:name="_Toc26877919"/>
      <w:bookmarkEnd w:id="1102"/>
      <w:bookmarkEnd w:id="1103"/>
      <w:bookmarkEnd w:id="1104"/>
      <w:bookmarkEnd w:id="1105"/>
      <w:bookmarkEnd w:id="1106"/>
      <w:bookmarkEnd w:id="1107"/>
      <w:bookmarkEnd w:id="1108"/>
      <w:bookmarkEnd w:id="1109"/>
    </w:p>
    <w:p w14:paraId="4E200F16" w14:textId="77777777" w:rsidR="009B2F24" w:rsidRPr="00FD222E" w:rsidDel="00FD222E" w:rsidRDefault="009B2F24" w:rsidP="009B2F24">
      <w:pPr>
        <w:pStyle w:val="Heading3"/>
        <w:rPr>
          <w:del w:id="1110" w:author="Joey Tatú" w:date="2019-11-27T14:43:00Z"/>
        </w:rPr>
      </w:pPr>
      <w:del w:id="1111" w:author="Joey Tatú" w:date="2019-11-27T14:43:00Z">
        <w:r w:rsidRPr="00FD222E" w:rsidDel="00FD222E">
          <w:delText>Exceptional flow</w:delText>
        </w:r>
        <w:bookmarkStart w:id="1112" w:name="_Toc25763298"/>
        <w:bookmarkStart w:id="1113" w:name="_Toc25767690"/>
        <w:bookmarkStart w:id="1114" w:name="_Toc26441630"/>
        <w:bookmarkStart w:id="1115" w:name="_Toc26441805"/>
        <w:bookmarkStart w:id="1116" w:name="_Toc26442676"/>
        <w:bookmarkStart w:id="1117" w:name="_Toc26443858"/>
        <w:bookmarkStart w:id="1118" w:name="_Toc26872208"/>
        <w:bookmarkStart w:id="1119" w:name="_Toc26877920"/>
        <w:bookmarkEnd w:id="1112"/>
        <w:bookmarkEnd w:id="1113"/>
        <w:bookmarkEnd w:id="1114"/>
        <w:bookmarkEnd w:id="1115"/>
        <w:bookmarkEnd w:id="1116"/>
        <w:bookmarkEnd w:id="1117"/>
        <w:bookmarkEnd w:id="1118"/>
        <w:bookmarkEnd w:id="1119"/>
      </w:del>
    </w:p>
    <w:p w14:paraId="3EEFA56B" w14:textId="77777777" w:rsidR="009B2F24" w:rsidRPr="00FD222E" w:rsidDel="00FD222E" w:rsidRDefault="009B2F24" w:rsidP="009B2F24">
      <w:pPr>
        <w:pStyle w:val="Heading3"/>
        <w:rPr>
          <w:del w:id="1120" w:author="Joey Tatú" w:date="2019-11-27T14:43:00Z"/>
        </w:rPr>
      </w:pPr>
      <w:del w:id="1121" w:author="Joey Tatú" w:date="2019-11-27T14:43:00Z">
        <w:r w:rsidRPr="00FD222E" w:rsidDel="00FD222E">
          <w:delText xml:space="preserve">E1: System cannot connect to </w:delText>
        </w:r>
      </w:del>
      <w:del w:id="1122" w:author="Joey Tatú" w:date="2019-11-27T14:21:00Z">
        <w:r w:rsidRPr="00FD222E" w:rsidDel="0060759B">
          <w:delText>MySQL</w:delText>
        </w:r>
      </w:del>
      <w:bookmarkStart w:id="1123" w:name="_Toc25763299"/>
      <w:bookmarkStart w:id="1124" w:name="_Toc25767691"/>
      <w:bookmarkStart w:id="1125" w:name="_Toc26441631"/>
      <w:bookmarkStart w:id="1126" w:name="_Toc26441806"/>
      <w:bookmarkStart w:id="1127" w:name="_Toc26442677"/>
      <w:bookmarkStart w:id="1128" w:name="_Toc26443859"/>
      <w:bookmarkStart w:id="1129" w:name="_Toc26872209"/>
      <w:bookmarkStart w:id="1130" w:name="_Toc26877921"/>
      <w:bookmarkEnd w:id="1123"/>
      <w:bookmarkEnd w:id="1124"/>
      <w:bookmarkEnd w:id="1125"/>
      <w:bookmarkEnd w:id="1126"/>
      <w:bookmarkEnd w:id="1127"/>
      <w:bookmarkEnd w:id="1128"/>
      <w:bookmarkEnd w:id="1129"/>
      <w:bookmarkEnd w:id="1130"/>
    </w:p>
    <w:p w14:paraId="0AA9DF54" w14:textId="77777777" w:rsidR="009B2F24" w:rsidRPr="00FD222E" w:rsidDel="00FD222E" w:rsidRDefault="009B2F24" w:rsidP="009B2F24">
      <w:pPr>
        <w:pStyle w:val="Heading3"/>
        <w:rPr>
          <w:del w:id="1131" w:author="Joey Tatú" w:date="2019-11-27T14:43:00Z"/>
        </w:rPr>
      </w:pPr>
      <w:del w:id="1132" w:author="Joey Tatú" w:date="2019-11-27T14:43:00Z">
        <w:r w:rsidRPr="00FD222E" w:rsidDel="00FD222E">
          <w:delText xml:space="preserve">The System cannot connect </w:delText>
        </w:r>
      </w:del>
      <w:del w:id="1133" w:author="Joey Tatú" w:date="2019-11-27T14:21:00Z">
        <w:r w:rsidRPr="00FD222E" w:rsidDel="0060759B">
          <w:delText>MySQL</w:delText>
        </w:r>
      </w:del>
      <w:del w:id="1134" w:author="Joey Tatú" w:date="2019-11-27T14:43:00Z">
        <w:r w:rsidRPr="00FD222E" w:rsidDel="00FD222E">
          <w:delText xml:space="preserve"> Database</w:delText>
        </w:r>
        <w:bookmarkStart w:id="1135" w:name="_Toc25763300"/>
        <w:bookmarkStart w:id="1136" w:name="_Toc25767692"/>
        <w:bookmarkStart w:id="1137" w:name="_Toc26441632"/>
        <w:bookmarkStart w:id="1138" w:name="_Toc26441807"/>
        <w:bookmarkStart w:id="1139" w:name="_Toc26442678"/>
        <w:bookmarkStart w:id="1140" w:name="_Toc26443860"/>
        <w:bookmarkStart w:id="1141" w:name="_Toc26872210"/>
        <w:bookmarkStart w:id="1142" w:name="_Toc26877922"/>
        <w:bookmarkEnd w:id="1135"/>
        <w:bookmarkEnd w:id="1136"/>
        <w:bookmarkEnd w:id="1137"/>
        <w:bookmarkEnd w:id="1138"/>
        <w:bookmarkEnd w:id="1139"/>
        <w:bookmarkEnd w:id="1140"/>
        <w:bookmarkEnd w:id="1141"/>
        <w:bookmarkEnd w:id="1142"/>
      </w:del>
    </w:p>
    <w:p w14:paraId="31E94ABF" w14:textId="77777777" w:rsidR="009B2F24" w:rsidRPr="00FD222E" w:rsidDel="00FD222E" w:rsidRDefault="009B2F24" w:rsidP="009B2F24">
      <w:pPr>
        <w:pStyle w:val="Heading3"/>
        <w:rPr>
          <w:del w:id="1143" w:author="Joey Tatú" w:date="2019-11-27T14:43:00Z"/>
        </w:rPr>
      </w:pPr>
      <w:del w:id="1144" w:author="Joey Tatú" w:date="2019-11-27T14:43:00Z">
        <w:r w:rsidRPr="00FD222E" w:rsidDel="00FD222E">
          <w:delText>The System displays a message to the user sating that technical difficulties are occurring.</w:delText>
        </w:r>
        <w:bookmarkStart w:id="1145" w:name="_Toc25763301"/>
        <w:bookmarkStart w:id="1146" w:name="_Toc25767693"/>
        <w:bookmarkStart w:id="1147" w:name="_Toc26441633"/>
        <w:bookmarkStart w:id="1148" w:name="_Toc26441808"/>
        <w:bookmarkStart w:id="1149" w:name="_Toc26442679"/>
        <w:bookmarkStart w:id="1150" w:name="_Toc26443861"/>
        <w:bookmarkStart w:id="1151" w:name="_Toc26872211"/>
        <w:bookmarkStart w:id="1152" w:name="_Toc26877923"/>
        <w:bookmarkEnd w:id="1145"/>
        <w:bookmarkEnd w:id="1146"/>
        <w:bookmarkEnd w:id="1147"/>
        <w:bookmarkEnd w:id="1148"/>
        <w:bookmarkEnd w:id="1149"/>
        <w:bookmarkEnd w:id="1150"/>
        <w:bookmarkEnd w:id="1151"/>
        <w:bookmarkEnd w:id="1152"/>
      </w:del>
    </w:p>
    <w:p w14:paraId="5DE541D3" w14:textId="77777777" w:rsidR="009B2F24" w:rsidRPr="00FD222E" w:rsidDel="00FD222E" w:rsidRDefault="009B2F24" w:rsidP="009B2F24">
      <w:pPr>
        <w:pStyle w:val="Heading3"/>
        <w:rPr>
          <w:del w:id="1153" w:author="Joey Tatú" w:date="2019-11-27T14:43:00Z"/>
        </w:rPr>
      </w:pPr>
      <w:del w:id="1154" w:author="Joey Tatú" w:date="2019-11-27T14:43:00Z">
        <w:r w:rsidRPr="00FD222E" w:rsidDel="00FD222E">
          <w:delText>The System stores what happened into an error log.</w:delText>
        </w:r>
        <w:bookmarkStart w:id="1155" w:name="_Toc25763302"/>
        <w:bookmarkStart w:id="1156" w:name="_Toc25767694"/>
        <w:bookmarkStart w:id="1157" w:name="_Toc26441634"/>
        <w:bookmarkStart w:id="1158" w:name="_Toc26441809"/>
        <w:bookmarkStart w:id="1159" w:name="_Toc26442680"/>
        <w:bookmarkStart w:id="1160" w:name="_Toc26443862"/>
        <w:bookmarkStart w:id="1161" w:name="_Toc26872212"/>
        <w:bookmarkStart w:id="1162" w:name="_Toc26877924"/>
        <w:bookmarkEnd w:id="1155"/>
        <w:bookmarkEnd w:id="1156"/>
        <w:bookmarkEnd w:id="1157"/>
        <w:bookmarkEnd w:id="1158"/>
        <w:bookmarkEnd w:id="1159"/>
        <w:bookmarkEnd w:id="1160"/>
        <w:bookmarkEnd w:id="1161"/>
        <w:bookmarkEnd w:id="1162"/>
      </w:del>
    </w:p>
    <w:p w14:paraId="3F1B1D96" w14:textId="77777777" w:rsidR="009B2F24" w:rsidRPr="00FD222E" w:rsidDel="00FD222E" w:rsidRDefault="009B2F24" w:rsidP="009B2F24">
      <w:pPr>
        <w:pStyle w:val="Heading3"/>
        <w:rPr>
          <w:del w:id="1163" w:author="Joey Tatú" w:date="2019-11-27T14:43:00Z"/>
        </w:rPr>
      </w:pPr>
      <w:del w:id="1164" w:author="Joey Tatú" w:date="2019-11-27T14:43:00Z">
        <w:r w:rsidRPr="00FD222E" w:rsidDel="00FD222E">
          <w:delText>&lt;Returns to number 1 in Main Flow&gt;</w:delText>
        </w:r>
        <w:bookmarkStart w:id="1165" w:name="_Toc25763303"/>
        <w:bookmarkStart w:id="1166" w:name="_Toc25767695"/>
        <w:bookmarkStart w:id="1167" w:name="_Toc26441635"/>
        <w:bookmarkStart w:id="1168" w:name="_Toc26441810"/>
        <w:bookmarkStart w:id="1169" w:name="_Toc26442681"/>
        <w:bookmarkStart w:id="1170" w:name="_Toc26443863"/>
        <w:bookmarkStart w:id="1171" w:name="_Toc26872213"/>
        <w:bookmarkStart w:id="1172" w:name="_Toc26877925"/>
        <w:bookmarkEnd w:id="1165"/>
        <w:bookmarkEnd w:id="1166"/>
        <w:bookmarkEnd w:id="1167"/>
        <w:bookmarkEnd w:id="1168"/>
        <w:bookmarkEnd w:id="1169"/>
        <w:bookmarkEnd w:id="1170"/>
        <w:bookmarkEnd w:id="1171"/>
        <w:bookmarkEnd w:id="1172"/>
      </w:del>
    </w:p>
    <w:p w14:paraId="0E4AC67B" w14:textId="77777777" w:rsidR="009B2F24" w:rsidRPr="00FD222E" w:rsidDel="00FD222E" w:rsidRDefault="009B2F24" w:rsidP="009B2F24">
      <w:pPr>
        <w:pStyle w:val="Heading3"/>
        <w:rPr>
          <w:del w:id="1173" w:author="Joey Tatú" w:date="2019-11-27T14:43:00Z"/>
        </w:rPr>
      </w:pPr>
      <w:bookmarkStart w:id="1174" w:name="_Toc25763304"/>
      <w:bookmarkStart w:id="1175" w:name="_Toc25767696"/>
      <w:bookmarkStart w:id="1176" w:name="_Toc26441636"/>
      <w:bookmarkStart w:id="1177" w:name="_Toc26441811"/>
      <w:bookmarkStart w:id="1178" w:name="_Toc26442682"/>
      <w:bookmarkStart w:id="1179" w:name="_Toc26443864"/>
      <w:bookmarkStart w:id="1180" w:name="_Toc26872214"/>
      <w:bookmarkStart w:id="1181" w:name="_Toc26877926"/>
      <w:bookmarkEnd w:id="1174"/>
      <w:bookmarkEnd w:id="1175"/>
      <w:bookmarkEnd w:id="1176"/>
      <w:bookmarkEnd w:id="1177"/>
      <w:bookmarkEnd w:id="1178"/>
      <w:bookmarkEnd w:id="1179"/>
      <w:bookmarkEnd w:id="1180"/>
      <w:bookmarkEnd w:id="1181"/>
    </w:p>
    <w:p w14:paraId="65AD1EFE" w14:textId="77777777" w:rsidR="009B2F24" w:rsidRPr="00FD222E" w:rsidDel="00FD222E" w:rsidRDefault="009B2F24" w:rsidP="009B2F24">
      <w:pPr>
        <w:pStyle w:val="Heading3"/>
        <w:rPr>
          <w:del w:id="1182" w:author="Joey Tatú" w:date="2019-11-27T14:43:00Z"/>
        </w:rPr>
      </w:pPr>
      <w:del w:id="1183" w:author="Joey Tatú" w:date="2019-11-27T14:43:00Z">
        <w:r w:rsidRPr="00FD222E" w:rsidDel="00FD222E">
          <w:delText>Termination</w:delText>
        </w:r>
        <w:bookmarkStart w:id="1184" w:name="_Toc25763305"/>
        <w:bookmarkStart w:id="1185" w:name="_Toc25767697"/>
        <w:bookmarkStart w:id="1186" w:name="_Toc26441637"/>
        <w:bookmarkStart w:id="1187" w:name="_Toc26441812"/>
        <w:bookmarkStart w:id="1188" w:name="_Toc26442683"/>
        <w:bookmarkStart w:id="1189" w:name="_Toc26443865"/>
        <w:bookmarkStart w:id="1190" w:name="_Toc26872215"/>
        <w:bookmarkStart w:id="1191" w:name="_Toc26877927"/>
        <w:bookmarkEnd w:id="1184"/>
        <w:bookmarkEnd w:id="1185"/>
        <w:bookmarkEnd w:id="1186"/>
        <w:bookmarkEnd w:id="1187"/>
        <w:bookmarkEnd w:id="1188"/>
        <w:bookmarkEnd w:id="1189"/>
        <w:bookmarkEnd w:id="1190"/>
        <w:bookmarkEnd w:id="1191"/>
      </w:del>
    </w:p>
    <w:p w14:paraId="3D8AECF6" w14:textId="77777777" w:rsidR="009B2F24" w:rsidRPr="00FD222E" w:rsidDel="00FD222E" w:rsidRDefault="009B2F24" w:rsidP="009B2F24">
      <w:pPr>
        <w:pStyle w:val="Heading3"/>
        <w:rPr>
          <w:del w:id="1192" w:author="Joey Tatú" w:date="2019-11-27T14:43:00Z"/>
        </w:rPr>
      </w:pPr>
      <w:del w:id="1193" w:author="Joey Tatú" w:date="2019-11-27T14:43:00Z">
        <w:r w:rsidRPr="00FD222E" w:rsidDel="00FD222E">
          <w:delText>This Use Case is terminated when the Artist has successfully created or edited their Artist Page.</w:delText>
        </w:r>
        <w:bookmarkStart w:id="1194" w:name="_Toc25763306"/>
        <w:bookmarkStart w:id="1195" w:name="_Toc25767698"/>
        <w:bookmarkStart w:id="1196" w:name="_Toc26441638"/>
        <w:bookmarkStart w:id="1197" w:name="_Toc26441813"/>
        <w:bookmarkStart w:id="1198" w:name="_Toc26442684"/>
        <w:bookmarkStart w:id="1199" w:name="_Toc26443866"/>
        <w:bookmarkStart w:id="1200" w:name="_Toc26872216"/>
        <w:bookmarkStart w:id="1201" w:name="_Toc26877928"/>
        <w:bookmarkEnd w:id="1194"/>
        <w:bookmarkEnd w:id="1195"/>
        <w:bookmarkEnd w:id="1196"/>
        <w:bookmarkEnd w:id="1197"/>
        <w:bookmarkEnd w:id="1198"/>
        <w:bookmarkEnd w:id="1199"/>
        <w:bookmarkEnd w:id="1200"/>
        <w:bookmarkEnd w:id="1201"/>
      </w:del>
    </w:p>
    <w:p w14:paraId="15B1686B" w14:textId="77777777" w:rsidR="009B2F24" w:rsidRPr="00FD222E" w:rsidDel="00FD222E" w:rsidRDefault="009B2F24" w:rsidP="009B2F24">
      <w:pPr>
        <w:pStyle w:val="Heading3"/>
        <w:rPr>
          <w:del w:id="1202" w:author="Joey Tatú" w:date="2019-11-27T14:43:00Z"/>
        </w:rPr>
      </w:pPr>
      <w:bookmarkStart w:id="1203" w:name="_Toc25763307"/>
      <w:bookmarkStart w:id="1204" w:name="_Toc25767699"/>
      <w:bookmarkStart w:id="1205" w:name="_Toc26441639"/>
      <w:bookmarkStart w:id="1206" w:name="_Toc26441814"/>
      <w:bookmarkStart w:id="1207" w:name="_Toc26442685"/>
      <w:bookmarkStart w:id="1208" w:name="_Toc26443867"/>
      <w:bookmarkStart w:id="1209" w:name="_Toc26872217"/>
      <w:bookmarkStart w:id="1210" w:name="_Toc26877929"/>
      <w:bookmarkEnd w:id="1203"/>
      <w:bookmarkEnd w:id="1204"/>
      <w:bookmarkEnd w:id="1205"/>
      <w:bookmarkEnd w:id="1206"/>
      <w:bookmarkEnd w:id="1207"/>
      <w:bookmarkEnd w:id="1208"/>
      <w:bookmarkEnd w:id="1209"/>
      <w:bookmarkEnd w:id="1210"/>
    </w:p>
    <w:p w14:paraId="51FF9C8C" w14:textId="77777777" w:rsidR="009B2F24" w:rsidRPr="00FD222E" w:rsidDel="00FD222E" w:rsidRDefault="009B2F24" w:rsidP="009B2F24">
      <w:pPr>
        <w:pStyle w:val="Heading3"/>
        <w:rPr>
          <w:del w:id="1211" w:author="Joey Tatú" w:date="2019-11-27T14:43:00Z"/>
        </w:rPr>
      </w:pPr>
      <w:del w:id="1212" w:author="Joey Tatú" w:date="2019-11-27T14:43:00Z">
        <w:r w:rsidRPr="00FD222E" w:rsidDel="00FD222E">
          <w:delText>Post condition</w:delText>
        </w:r>
        <w:bookmarkStart w:id="1213" w:name="_Toc25763308"/>
        <w:bookmarkStart w:id="1214" w:name="_Toc25767700"/>
        <w:bookmarkStart w:id="1215" w:name="_Toc26441640"/>
        <w:bookmarkStart w:id="1216" w:name="_Toc26441815"/>
        <w:bookmarkStart w:id="1217" w:name="_Toc26442686"/>
        <w:bookmarkStart w:id="1218" w:name="_Toc26443868"/>
        <w:bookmarkStart w:id="1219" w:name="_Toc26872218"/>
        <w:bookmarkStart w:id="1220" w:name="_Toc26877930"/>
        <w:bookmarkEnd w:id="1213"/>
        <w:bookmarkEnd w:id="1214"/>
        <w:bookmarkEnd w:id="1215"/>
        <w:bookmarkEnd w:id="1216"/>
        <w:bookmarkEnd w:id="1217"/>
        <w:bookmarkEnd w:id="1218"/>
        <w:bookmarkEnd w:id="1219"/>
        <w:bookmarkEnd w:id="1220"/>
      </w:del>
    </w:p>
    <w:p w14:paraId="5625923B" w14:textId="77777777" w:rsidR="009B2F24" w:rsidRPr="00FD222E" w:rsidDel="00FD222E" w:rsidRDefault="009B2F24" w:rsidP="009B2F24">
      <w:pPr>
        <w:pStyle w:val="Heading3"/>
        <w:rPr>
          <w:del w:id="1221" w:author="Joey Tatú" w:date="2019-11-27T14:43:00Z"/>
        </w:rPr>
      </w:pPr>
      <w:del w:id="1222" w:author="Joey Tatú" w:date="2019-11-27T14:43:00Z">
        <w:r w:rsidRPr="00FD222E" w:rsidDel="00FD222E">
          <w:delText>The System goes into a wait state</w:delText>
        </w:r>
        <w:bookmarkStart w:id="1223" w:name="_Toc25763309"/>
        <w:bookmarkStart w:id="1224" w:name="_Toc25767701"/>
        <w:bookmarkStart w:id="1225" w:name="_Toc26441641"/>
        <w:bookmarkStart w:id="1226" w:name="_Toc26441816"/>
        <w:bookmarkStart w:id="1227" w:name="_Toc26442687"/>
        <w:bookmarkStart w:id="1228" w:name="_Toc26443869"/>
        <w:bookmarkStart w:id="1229" w:name="_Toc26872219"/>
        <w:bookmarkStart w:id="1230" w:name="_Toc26877931"/>
        <w:bookmarkEnd w:id="1223"/>
        <w:bookmarkEnd w:id="1224"/>
        <w:bookmarkEnd w:id="1225"/>
        <w:bookmarkEnd w:id="1226"/>
        <w:bookmarkEnd w:id="1227"/>
        <w:bookmarkEnd w:id="1228"/>
        <w:bookmarkEnd w:id="1229"/>
        <w:bookmarkEnd w:id="1230"/>
      </w:del>
    </w:p>
    <w:p w14:paraId="7A67C66F" w14:textId="77777777" w:rsidR="009B2F24" w:rsidRPr="00FD222E" w:rsidDel="00FD222E" w:rsidRDefault="009B2F24" w:rsidP="009B2F24">
      <w:pPr>
        <w:pStyle w:val="Heading3"/>
        <w:rPr>
          <w:del w:id="1231" w:author="Joey Tatú" w:date="2019-11-27T14:43:00Z"/>
        </w:rPr>
      </w:pPr>
      <w:bookmarkStart w:id="1232" w:name="_Toc25763310"/>
      <w:bookmarkStart w:id="1233" w:name="_Toc25767702"/>
      <w:bookmarkStart w:id="1234" w:name="_Toc26441642"/>
      <w:bookmarkStart w:id="1235" w:name="_Toc26441817"/>
      <w:bookmarkStart w:id="1236" w:name="_Toc26442688"/>
      <w:bookmarkStart w:id="1237" w:name="_Toc26443870"/>
      <w:bookmarkStart w:id="1238" w:name="_Toc26872220"/>
      <w:bookmarkStart w:id="1239" w:name="_Toc26877932"/>
      <w:bookmarkEnd w:id="1232"/>
      <w:bookmarkEnd w:id="1233"/>
      <w:bookmarkEnd w:id="1234"/>
      <w:bookmarkEnd w:id="1235"/>
      <w:bookmarkEnd w:id="1236"/>
      <w:bookmarkEnd w:id="1237"/>
      <w:bookmarkEnd w:id="1238"/>
      <w:bookmarkEnd w:id="1239"/>
    </w:p>
    <w:p w14:paraId="7A348AD4" w14:textId="77777777" w:rsidR="009B2F24" w:rsidRPr="00FD222E" w:rsidRDefault="009B2F24" w:rsidP="009B2F24">
      <w:pPr>
        <w:pStyle w:val="Heading3"/>
      </w:pPr>
      <w:bookmarkStart w:id="1240" w:name="_Toc25767703"/>
      <w:bookmarkStart w:id="1241" w:name="_Toc26877933"/>
      <w:r w:rsidRPr="00FD222E">
        <w:t xml:space="preserve">Requirement </w:t>
      </w:r>
      <w:del w:id="1242" w:author="Joey Tatú" w:date="2019-11-27T14:44:00Z">
        <w:r w:rsidRPr="00FD222E" w:rsidDel="00FD222E">
          <w:delText>3</w:delText>
        </w:r>
      </w:del>
      <w:ins w:id="1243" w:author="Joey Tatú" w:date="2019-11-27T14:44:00Z">
        <w:r w:rsidRPr="00FD222E">
          <w:t>1</w:t>
        </w:r>
      </w:ins>
      <w:r w:rsidRPr="00FD222E">
        <w:t>: Create</w:t>
      </w:r>
      <w:del w:id="1244" w:author="Joey Tatú" w:date="2019-11-27T14:44:00Z">
        <w:r w:rsidRPr="00FD222E" w:rsidDel="00FD222E">
          <w:delText xml:space="preserve"> Work</w:delText>
        </w:r>
      </w:del>
      <w:r w:rsidRPr="00FD222E">
        <w:t xml:space="preserve"> Schedule</w:t>
      </w:r>
      <w:bookmarkEnd w:id="1240"/>
      <w:bookmarkEnd w:id="1241"/>
    </w:p>
    <w:p w14:paraId="4CBEE69E" w14:textId="77777777" w:rsidR="009B2F24" w:rsidRPr="00FD222E" w:rsidRDefault="009B2F24" w:rsidP="009B2F24">
      <w:pPr>
        <w:pStyle w:val="Heading4"/>
      </w:pPr>
      <w:r w:rsidRPr="00FD222E">
        <w:t>Description &amp; Priority</w:t>
      </w:r>
    </w:p>
    <w:p w14:paraId="52A22220" w14:textId="77777777" w:rsidR="009B2F24" w:rsidRPr="00FD222E" w:rsidRDefault="009B2F24" w:rsidP="009B2F24">
      <w:r w:rsidRPr="00FD222E">
        <w:t>This Use Case describes how an Artist creates their work schedule, to indicate when they are available to work.</w:t>
      </w:r>
    </w:p>
    <w:p w14:paraId="31040097" w14:textId="77777777" w:rsidR="009B2F24" w:rsidRPr="00FD222E" w:rsidRDefault="009B2F24" w:rsidP="009B2F24">
      <w:pPr>
        <w:pStyle w:val="Heading5"/>
      </w:pPr>
      <w:r w:rsidRPr="00FD222E">
        <w:t xml:space="preserve">Use Case </w:t>
      </w:r>
    </w:p>
    <w:p w14:paraId="019767F7" w14:textId="77777777" w:rsidR="009B2F24" w:rsidRPr="00FD222E" w:rsidRDefault="009B2F24" w:rsidP="009B2F24">
      <w:pPr>
        <w:ind w:left="576"/>
      </w:pPr>
      <w:r w:rsidRPr="00FD222E">
        <w:rPr>
          <w:b/>
        </w:rPr>
        <w:t>Unique ID:</w:t>
      </w:r>
      <w:r w:rsidRPr="00FD222E">
        <w:t xml:space="preserve"> </w:t>
      </w:r>
      <w:del w:id="1245" w:author="Joey Tatú" w:date="2019-11-27T14:22:00Z">
        <w:r w:rsidRPr="00FD222E" w:rsidDel="0060759B">
          <w:delText>Setched</w:delText>
        </w:r>
      </w:del>
      <w:proofErr w:type="spellStart"/>
      <w:ins w:id="1246" w:author="Joey Tatú" w:date="2019-11-27T14:22:00Z">
        <w:r w:rsidRPr="00FD222E">
          <w:t>createSched</w:t>
        </w:r>
      </w:ins>
      <w:proofErr w:type="spellEnd"/>
    </w:p>
    <w:p w14:paraId="287C30AB" w14:textId="77777777" w:rsidR="009B2F24" w:rsidRPr="00FD222E" w:rsidRDefault="009B2F24" w:rsidP="009B2F24">
      <w:pPr>
        <w:ind w:left="576"/>
        <w:rPr>
          <w:b/>
        </w:rPr>
      </w:pPr>
      <w:r w:rsidRPr="00FD222E">
        <w:rPr>
          <w:b/>
        </w:rPr>
        <w:t>Scope</w:t>
      </w:r>
    </w:p>
    <w:p w14:paraId="3F63E3F8" w14:textId="77777777" w:rsidR="009B2F24" w:rsidRPr="00FD222E" w:rsidRDefault="009B2F24" w:rsidP="009B2F24">
      <w:pPr>
        <w:ind w:left="576"/>
      </w:pPr>
      <w:r w:rsidRPr="00FD222E">
        <w:t xml:space="preserve">The scope of this use case is for the Artist to create and edit their work schedule. </w:t>
      </w:r>
    </w:p>
    <w:p w14:paraId="762D69E2" w14:textId="77777777" w:rsidR="009B2F24" w:rsidRPr="00FD222E" w:rsidRDefault="009B2F24" w:rsidP="009B2F24">
      <w:pPr>
        <w:ind w:left="576"/>
      </w:pPr>
      <w:r w:rsidRPr="00FD222E">
        <w:rPr>
          <w:b/>
        </w:rPr>
        <w:t>Description</w:t>
      </w:r>
    </w:p>
    <w:p w14:paraId="474401E1" w14:textId="77777777" w:rsidR="009B2F24" w:rsidRPr="00FD222E" w:rsidRDefault="009B2F24" w:rsidP="009B2F24">
      <w:pPr>
        <w:ind w:left="576"/>
      </w:pPr>
      <w:r w:rsidRPr="00FD222E">
        <w:t xml:space="preserve">This use case describes how the Artist can set up and edit their work schedule so Client’s will be able to book time slots when the Artist is available. </w:t>
      </w:r>
    </w:p>
    <w:p w14:paraId="1708FB78" w14:textId="77777777" w:rsidR="009B2F24" w:rsidRPr="00FD222E" w:rsidRDefault="009B2F24" w:rsidP="009B2F24">
      <w:pPr>
        <w:ind w:left="576"/>
        <w:rPr>
          <w:b/>
        </w:rPr>
      </w:pPr>
      <w:r w:rsidRPr="00FD222E">
        <w:rPr>
          <w:b/>
        </w:rPr>
        <w:t>Use Case Diagram</w:t>
      </w:r>
    </w:p>
    <w:p w14:paraId="4EA3DF31" w14:textId="77777777" w:rsidR="009B2F24" w:rsidRPr="00FD222E" w:rsidRDefault="009B2F24" w:rsidP="009B2F24">
      <w:pPr>
        <w:ind w:left="576"/>
        <w:rPr>
          <w:b/>
        </w:rPr>
      </w:pPr>
      <w:del w:id="1247" w:author="Joey Tatú" w:date="2019-11-27T14:44:00Z">
        <w:r w:rsidRPr="00123095" w:rsidDel="00FD222E">
          <w:rPr>
            <w:b/>
            <w:noProof/>
          </w:rPr>
          <w:drawing>
            <wp:inline distT="0" distB="0" distL="0" distR="0" wp14:anchorId="781E832A" wp14:editId="459ACF47">
              <wp:extent cx="4562475" cy="2801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784" cy="2807476"/>
                      </a:xfrm>
                      <a:prstGeom prst="rect">
                        <a:avLst/>
                      </a:prstGeom>
                      <a:noFill/>
                      <a:ln>
                        <a:noFill/>
                      </a:ln>
                    </pic:spPr>
                  </pic:pic>
                </a:graphicData>
              </a:graphic>
            </wp:inline>
          </w:drawing>
        </w:r>
      </w:del>
      <w:ins w:id="1248" w:author="Joey Tatú" w:date="2019-11-27T14:46:00Z">
        <w:r w:rsidRPr="00123095">
          <w:rPr>
            <w:b/>
            <w:noProof/>
          </w:rPr>
          <w:drawing>
            <wp:inline distT="0" distB="0" distL="0" distR="0" wp14:anchorId="5F0EBBB8" wp14:editId="53447562">
              <wp:extent cx="5486400" cy="1355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_req1_createSched.jpg"/>
                      <pic:cNvPicPr/>
                    </pic:nvPicPr>
                    <pic:blipFill>
                      <a:blip r:embed="rId17">
                        <a:extLst>
                          <a:ext uri="{28A0092B-C50C-407E-A947-70E740481C1C}">
                            <a14:useLocalDpi xmlns:a14="http://schemas.microsoft.com/office/drawing/2010/main" val="0"/>
                          </a:ext>
                        </a:extLst>
                      </a:blip>
                      <a:stretch>
                        <a:fillRect/>
                      </a:stretch>
                    </pic:blipFill>
                    <pic:spPr>
                      <a:xfrm>
                        <a:off x="0" y="0"/>
                        <a:ext cx="5486400" cy="1355725"/>
                      </a:xfrm>
                      <a:prstGeom prst="rect">
                        <a:avLst/>
                      </a:prstGeom>
                    </pic:spPr>
                  </pic:pic>
                </a:graphicData>
              </a:graphic>
            </wp:inline>
          </w:drawing>
        </w:r>
      </w:ins>
    </w:p>
    <w:p w14:paraId="7FB64844" w14:textId="77777777" w:rsidR="009B2F24" w:rsidRPr="00FD222E" w:rsidRDefault="009B2F24" w:rsidP="009B2F24">
      <w:pPr>
        <w:ind w:left="576"/>
        <w:rPr>
          <w:b/>
        </w:rPr>
      </w:pPr>
      <w:r w:rsidRPr="00FD222E">
        <w:rPr>
          <w:b/>
        </w:rPr>
        <w:t>Flow Description</w:t>
      </w:r>
    </w:p>
    <w:p w14:paraId="0EFF675F" w14:textId="77777777" w:rsidR="009B2F24" w:rsidRPr="00FD222E" w:rsidRDefault="009B2F24" w:rsidP="009B2F24">
      <w:pPr>
        <w:ind w:left="576"/>
        <w:rPr>
          <w:b/>
        </w:rPr>
      </w:pPr>
      <w:r w:rsidRPr="00FD222E">
        <w:rPr>
          <w:b/>
        </w:rPr>
        <w:t>Precondition</w:t>
      </w:r>
    </w:p>
    <w:p w14:paraId="772D54FD"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212277EE" w14:textId="77777777" w:rsidR="009B2F24" w:rsidRPr="00FD222E" w:rsidDel="00FD222E" w:rsidRDefault="009B2F24" w:rsidP="009B2F24">
      <w:pPr>
        <w:pStyle w:val="ListParagraph"/>
        <w:numPr>
          <w:ilvl w:val="0"/>
          <w:numId w:val="21"/>
        </w:numPr>
        <w:spacing w:after="120"/>
        <w:jc w:val="both"/>
        <w:rPr>
          <w:del w:id="1249" w:author="Joey Tatú" w:date="2019-11-27T14:49:00Z"/>
        </w:rPr>
      </w:pPr>
      <w:del w:id="1250" w:author="Joey Tatú" w:date="2019-11-27T14:49:00Z">
        <w:r w:rsidRPr="00FD222E" w:rsidDel="00FD222E">
          <w:delText>The Artist is signed in</w:delText>
        </w:r>
      </w:del>
    </w:p>
    <w:p w14:paraId="425FAF6A" w14:textId="77777777" w:rsidR="009B2F24" w:rsidRPr="00FD222E" w:rsidRDefault="009B2F24" w:rsidP="009B2F24">
      <w:pPr>
        <w:pStyle w:val="ListParagraph"/>
        <w:numPr>
          <w:ilvl w:val="0"/>
          <w:numId w:val="21"/>
        </w:numPr>
        <w:spacing w:after="120"/>
        <w:jc w:val="both"/>
      </w:pPr>
      <w:r w:rsidRPr="00FD222E">
        <w:t xml:space="preserve">The </w:t>
      </w:r>
      <w:del w:id="1251" w:author="Joey Tatú" w:date="2019-11-27T14:21:00Z">
        <w:r w:rsidRPr="00FD222E" w:rsidDel="0060759B">
          <w:delText>MySQL</w:delText>
        </w:r>
      </w:del>
      <w:del w:id="1252" w:author="Joey Tatú" w:date="2019-11-27T14:47:00Z">
        <w:r w:rsidRPr="00FD222E" w:rsidDel="00FD222E">
          <w:delText xml:space="preserve"> </w:delText>
        </w:r>
      </w:del>
      <w:r w:rsidRPr="00FD222E">
        <w:t xml:space="preserve">database and connection are actively working correctly. </w:t>
      </w:r>
    </w:p>
    <w:p w14:paraId="6BD95A0F" w14:textId="77777777" w:rsidR="009B2F24" w:rsidRPr="00FD222E" w:rsidDel="00FD222E" w:rsidRDefault="009B2F24" w:rsidP="009B2F24">
      <w:pPr>
        <w:pStyle w:val="ListParagraph"/>
        <w:numPr>
          <w:ilvl w:val="0"/>
          <w:numId w:val="21"/>
        </w:numPr>
        <w:spacing w:after="120"/>
        <w:jc w:val="both"/>
        <w:rPr>
          <w:del w:id="1253" w:author="Joey Tatú" w:date="2019-11-27T14:49:00Z"/>
        </w:rPr>
      </w:pPr>
      <w:del w:id="1254" w:author="Joey Tatú" w:date="2019-11-27T14:49:00Z">
        <w:r w:rsidRPr="00FD222E" w:rsidDel="00FD222E">
          <w:delText xml:space="preserve">Appointments (Artist) and bookings (Client) are displayed on a calendar on the website, but stored in the </w:delText>
        </w:r>
      </w:del>
      <w:del w:id="1255" w:author="Joey Tatú" w:date="2019-11-27T14:21:00Z">
        <w:r w:rsidRPr="00FD222E" w:rsidDel="0060759B">
          <w:delText>MySQL</w:delText>
        </w:r>
      </w:del>
      <w:del w:id="1256" w:author="Joey Tatú" w:date="2019-11-27T14:49:00Z">
        <w:r w:rsidRPr="00FD222E" w:rsidDel="00FD222E">
          <w:delText xml:space="preserve"> database.</w:delText>
        </w:r>
      </w:del>
    </w:p>
    <w:p w14:paraId="0C60E884"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CC4B530" w14:textId="77777777" w:rsidR="009B2F24" w:rsidRPr="00FD222E" w:rsidRDefault="009B2F24" w:rsidP="009B2F24">
      <w:pPr>
        <w:rPr>
          <w:b/>
        </w:rPr>
      </w:pPr>
      <w:r w:rsidRPr="00FD222E">
        <w:rPr>
          <w:b/>
        </w:rPr>
        <w:t>Activation</w:t>
      </w:r>
    </w:p>
    <w:p w14:paraId="2167FD35" w14:textId="77777777" w:rsidR="009B2F24" w:rsidRPr="00FD222E" w:rsidRDefault="009B2F24" w:rsidP="009B2F24">
      <w:pPr>
        <w:ind w:left="576"/>
      </w:pPr>
      <w:r w:rsidRPr="00FD222E">
        <w:t xml:space="preserve">This use case starts when the </w:t>
      </w:r>
      <w:del w:id="1257" w:author="Joey Tatú" w:date="2019-11-27T14:47:00Z">
        <w:r w:rsidRPr="00FD222E" w:rsidDel="00FD222E">
          <w:delText>selects “Appointments” on their home menu.</w:delText>
        </w:r>
      </w:del>
      <w:ins w:id="1258" w:author="Joey Tatú" w:date="2019-11-27T14:47:00Z">
        <w:r w:rsidRPr="00FD222E">
          <w:t>Artist signs up to 3B.</w:t>
        </w:r>
      </w:ins>
      <w:r w:rsidRPr="00FD222E">
        <w:t xml:space="preserve"> </w:t>
      </w:r>
    </w:p>
    <w:p w14:paraId="2D699D04" w14:textId="77777777" w:rsidR="009B2F24" w:rsidRPr="00FD222E" w:rsidRDefault="009B2F24" w:rsidP="009B2F24">
      <w:pPr>
        <w:ind w:left="576"/>
        <w:rPr>
          <w:ins w:id="1259" w:author="Joey Tatú" w:date="2019-11-27T14:47:00Z"/>
          <w:b/>
        </w:rPr>
      </w:pPr>
      <w:r w:rsidRPr="00FD222E">
        <w:rPr>
          <w:b/>
        </w:rPr>
        <w:t>Main flow</w:t>
      </w:r>
    </w:p>
    <w:p w14:paraId="47B97639" w14:textId="77777777" w:rsidR="009B2F24" w:rsidRPr="00FD222E" w:rsidRDefault="009B2F24">
      <w:pPr>
        <w:ind w:left="789" w:firstLine="504"/>
        <w:rPr>
          <w:rPrChange w:id="1260" w:author="Joey Tatú" w:date="2019-11-27T14:49:00Z">
            <w:rPr>
              <w:b/>
            </w:rPr>
          </w:rPrChange>
        </w:rPr>
        <w:pPrChange w:id="1261" w:author="Joey Tatú" w:date="2019-11-27T14:55:00Z">
          <w:pPr>
            <w:ind w:left="576"/>
          </w:pPr>
        </w:pPrChange>
      </w:pPr>
      <w:ins w:id="1262" w:author="Joey Tatú" w:date="2019-11-27T14:48:00Z">
        <w:r w:rsidRPr="00FD222E">
          <w:rPr>
            <w:rPrChange w:id="1263" w:author="Joey Tatú" w:date="2019-11-27T14:49:00Z">
              <w:rPr>
                <w:b/>
              </w:rPr>
            </w:rPrChange>
          </w:rPr>
          <w:t xml:space="preserve">(Function: </w:t>
        </w:r>
        <w:r w:rsidRPr="00FD222E">
          <w:t xml:space="preserve">Sign up) </w:t>
        </w:r>
      </w:ins>
    </w:p>
    <w:p w14:paraId="30F94565" w14:textId="77777777" w:rsidR="009B2F24" w:rsidRDefault="009B2F24" w:rsidP="009B2F24">
      <w:pPr>
        <w:numPr>
          <w:ilvl w:val="0"/>
          <w:numId w:val="76"/>
        </w:numPr>
        <w:spacing w:line="240" w:lineRule="auto"/>
      </w:pPr>
      <w:r w:rsidRPr="00FD222E">
        <w:rPr>
          <w:rPrChange w:id="1264" w:author="Joey Tatú" w:date="2019-11-27T14:49:00Z">
            <w:rPr>
              <w:strike/>
            </w:rPr>
          </w:rPrChange>
        </w:rPr>
        <w:t>The</w:t>
      </w:r>
      <w:r>
        <w:t xml:space="preserve"> Artist signs up on the System</w:t>
      </w:r>
      <w:del w:id="1265" w:author="Joey Tatú" w:date="2019-11-27T14:53:00Z">
        <w:r w:rsidDel="008F6099">
          <w:delText xml:space="preserve"> the sign-up bu</w:delText>
        </w:r>
      </w:del>
      <w:r>
        <w:t>.</w:t>
      </w:r>
      <w:ins w:id="1266" w:author="Joey Tatú" w:date="2019-11-27T15:41:00Z">
        <w:r>
          <w:t xml:space="preserve"> </w:t>
        </w:r>
      </w:ins>
      <w:ins w:id="1267" w:author="Joey Tatú" w:date="2019-11-27T15:42:00Z">
        <w:r>
          <w:t>&lt;</w:t>
        </w:r>
      </w:ins>
      <w:ins w:id="1268" w:author="Joey Tatú" w:date="2019-11-27T15:41:00Z">
        <w:r>
          <w:t>See A1</w:t>
        </w:r>
      </w:ins>
      <w:r>
        <w:t>&gt;</w:t>
      </w:r>
    </w:p>
    <w:p w14:paraId="65E8019D" w14:textId="77777777" w:rsidR="009B2F24" w:rsidRDefault="009B2F24" w:rsidP="009B2F24">
      <w:pPr>
        <w:numPr>
          <w:ilvl w:val="0"/>
          <w:numId w:val="76"/>
        </w:numPr>
        <w:spacing w:line="240" w:lineRule="auto"/>
      </w:pPr>
      <w:r>
        <w:t>The System shows the Artist the sign-up page.</w:t>
      </w:r>
    </w:p>
    <w:p w14:paraId="1092E0A5" w14:textId="77777777" w:rsidR="009B2F24" w:rsidRDefault="009B2F24" w:rsidP="009B2F24">
      <w:pPr>
        <w:numPr>
          <w:ilvl w:val="0"/>
          <w:numId w:val="76"/>
        </w:numPr>
        <w:spacing w:line="240" w:lineRule="auto"/>
        <w:rPr>
          <w:ins w:id="1269" w:author="Joey Tatú" w:date="2019-11-27T14:53:00Z"/>
        </w:rPr>
      </w:pPr>
      <w:r>
        <w:t>The Artist inputs their email, password, password again and indicates they are an Artist</w:t>
      </w:r>
      <w:ins w:id="1270" w:author="Joey Tatú" w:date="2019-11-27T14:52:00Z">
        <w:r>
          <w:t xml:space="preserve">, and </w:t>
        </w:r>
      </w:ins>
      <w:r>
        <w:t>then continues.</w:t>
      </w:r>
      <w:del w:id="1271" w:author="Joey Tatú" w:date="2019-11-27T14:52:00Z">
        <w:r w:rsidDel="008F6099">
          <w:delText>.</w:delText>
        </w:r>
      </w:del>
    </w:p>
    <w:p w14:paraId="6DC0D00A" w14:textId="77777777" w:rsidR="009B2F24" w:rsidRDefault="009B2F24" w:rsidP="009B2F24">
      <w:pPr>
        <w:numPr>
          <w:ilvl w:val="0"/>
          <w:numId w:val="76"/>
        </w:numPr>
        <w:spacing w:line="240" w:lineRule="auto"/>
        <w:rPr>
          <w:ins w:id="1272" w:author="Joey Tatú" w:date="2019-11-27T14:53:00Z"/>
        </w:rPr>
      </w:pPr>
      <w:ins w:id="1273" w:author="Joey Tatú" w:date="2019-11-27T14:53:00Z">
        <w:r>
          <w:t>The System encrypts the data using AES.</w:t>
        </w:r>
      </w:ins>
    </w:p>
    <w:p w14:paraId="18F9EF05" w14:textId="77777777" w:rsidR="009B2F24" w:rsidRDefault="009B2F24" w:rsidP="009B2F24">
      <w:pPr>
        <w:numPr>
          <w:ilvl w:val="0"/>
          <w:numId w:val="76"/>
        </w:numPr>
        <w:spacing w:line="240" w:lineRule="auto"/>
        <w:rPr>
          <w:ins w:id="1274" w:author="Joey Tatú" w:date="2019-11-27T14:54:00Z"/>
        </w:rPr>
      </w:pPr>
      <w:ins w:id="1275" w:author="Joey Tatú" w:date="2019-11-27T14:53:00Z">
        <w:r>
          <w:t>The System send</w:t>
        </w:r>
      </w:ins>
      <w:ins w:id="1276" w:author="Joey Tatú" w:date="2019-11-27T14:54:00Z">
        <w:r>
          <w:t>s</w:t>
        </w:r>
      </w:ins>
      <w:ins w:id="1277" w:author="Joey Tatú" w:date="2019-11-27T14:53:00Z">
        <w:r>
          <w:t xml:space="preserve"> the data to the Database.</w:t>
        </w:r>
      </w:ins>
      <w:ins w:id="1278" w:author="Joey Tatú" w:date="2019-11-27T15:41:00Z">
        <w:r>
          <w:t xml:space="preserve"> &lt;See E1&gt;</w:t>
        </w:r>
      </w:ins>
    </w:p>
    <w:p w14:paraId="47534F22" w14:textId="77777777" w:rsidR="009B2F24" w:rsidRDefault="009B2F24" w:rsidP="009B2F24">
      <w:pPr>
        <w:numPr>
          <w:ilvl w:val="0"/>
          <w:numId w:val="76"/>
        </w:numPr>
        <w:spacing w:line="240" w:lineRule="auto"/>
        <w:rPr>
          <w:ins w:id="1279" w:author="Joey Tatú" w:date="2019-11-27T14:54:00Z"/>
        </w:rPr>
      </w:pPr>
      <w:ins w:id="1280" w:author="Joey Tatú" w:date="2019-11-27T14:54:00Z">
        <w:r>
          <w:lastRenderedPageBreak/>
          <w:t>The System receives a response from the Database</w:t>
        </w:r>
      </w:ins>
    </w:p>
    <w:p w14:paraId="620FADA8" w14:textId="77777777" w:rsidR="009B2F24" w:rsidRDefault="009B2F24" w:rsidP="009B2F24">
      <w:pPr>
        <w:numPr>
          <w:ilvl w:val="0"/>
          <w:numId w:val="76"/>
        </w:numPr>
        <w:spacing w:line="240" w:lineRule="auto"/>
        <w:rPr>
          <w:ins w:id="1281" w:author="Joey Tatú" w:date="2019-11-27T14:55:00Z"/>
        </w:rPr>
      </w:pPr>
      <w:ins w:id="1282" w:author="Joey Tatú" w:date="2019-11-27T14:54:00Z">
        <w:r>
          <w:t>The System shows the Artist the home menu for artist</w:t>
        </w:r>
      </w:ins>
      <w:ins w:id="1283" w:author="Joey Tatú" w:date="2019-11-27T14:55:00Z">
        <w:r>
          <w:t>s.</w:t>
        </w:r>
      </w:ins>
    </w:p>
    <w:p w14:paraId="0E85EBDD" w14:textId="77777777" w:rsidR="009B2F24" w:rsidRDefault="009B2F24" w:rsidP="009B2F24">
      <w:pPr>
        <w:ind w:left="1293"/>
        <w:rPr>
          <w:ins w:id="1284" w:author="Joey Tatú" w:date="2019-11-27T14:55:00Z"/>
        </w:rPr>
      </w:pPr>
    </w:p>
    <w:p w14:paraId="42B62AFE" w14:textId="77777777" w:rsidR="009B2F24" w:rsidRDefault="009B2F24" w:rsidP="009B2F24">
      <w:pPr>
        <w:ind w:left="789" w:firstLine="504"/>
        <w:rPr>
          <w:ins w:id="1285" w:author="Joey Tatú" w:date="2019-11-27T15:28:00Z"/>
        </w:rPr>
      </w:pPr>
      <w:ins w:id="1286" w:author="Joey Tatú" w:date="2019-11-27T14:55:00Z">
        <w:r w:rsidRPr="0070087F">
          <w:t xml:space="preserve">(Function: </w:t>
        </w:r>
        <w:r>
          <w:t>Create Profile</w:t>
        </w:r>
        <w:r w:rsidRPr="0070087F">
          <w:t xml:space="preserve">) </w:t>
        </w:r>
      </w:ins>
    </w:p>
    <w:p w14:paraId="619C2478" w14:textId="77777777" w:rsidR="009B2F24" w:rsidRDefault="009B2F24" w:rsidP="009B2F24">
      <w:pPr>
        <w:pStyle w:val="ListParagraph"/>
        <w:numPr>
          <w:ilvl w:val="0"/>
          <w:numId w:val="76"/>
        </w:numPr>
        <w:spacing w:after="120"/>
        <w:jc w:val="both"/>
        <w:rPr>
          <w:ins w:id="1287" w:author="Joey Tatú" w:date="2019-11-27T15:29:00Z"/>
        </w:rPr>
      </w:pPr>
      <w:ins w:id="1288" w:author="Joey Tatú" w:date="2019-11-27T15:29:00Z">
        <w:r>
          <w:t xml:space="preserve">The Artist </w:t>
        </w:r>
      </w:ins>
      <w:r>
        <w:t>accesses their Profile on the System.</w:t>
      </w:r>
      <w:ins w:id="1289" w:author="Joey Tatú" w:date="2019-11-27T15:45:00Z">
        <w:r>
          <w:t xml:space="preserve"> </w:t>
        </w:r>
      </w:ins>
      <w:ins w:id="1290" w:author="Joey Tatú" w:date="2019-11-27T15:44:00Z">
        <w:r>
          <w:t xml:space="preserve">&lt;See A2&gt; </w:t>
        </w:r>
      </w:ins>
    </w:p>
    <w:p w14:paraId="3E2FF366" w14:textId="77777777" w:rsidR="009B2F24" w:rsidRDefault="009B2F24" w:rsidP="009B2F24">
      <w:pPr>
        <w:pStyle w:val="ListParagraph"/>
        <w:numPr>
          <w:ilvl w:val="0"/>
          <w:numId w:val="76"/>
        </w:numPr>
        <w:spacing w:after="120"/>
        <w:jc w:val="both"/>
        <w:rPr>
          <w:ins w:id="1291" w:author="Joey Tatú" w:date="2019-11-27T15:30:00Z"/>
        </w:rPr>
      </w:pPr>
      <w:ins w:id="1292" w:author="Joey Tatú" w:date="2019-11-27T15:29:00Z">
        <w:r>
          <w:t xml:space="preserve">The System shows the Artist </w:t>
        </w:r>
      </w:ins>
      <w:ins w:id="1293" w:author="Joey Tatú" w:date="2019-11-27T15:30:00Z">
        <w:r>
          <w:t>the edit profile page.</w:t>
        </w:r>
      </w:ins>
    </w:p>
    <w:p w14:paraId="509967CC" w14:textId="77777777" w:rsidR="009B2F24" w:rsidRDefault="009B2F24" w:rsidP="009B2F24">
      <w:pPr>
        <w:pStyle w:val="ListParagraph"/>
        <w:numPr>
          <w:ilvl w:val="0"/>
          <w:numId w:val="76"/>
        </w:numPr>
        <w:spacing w:after="120"/>
        <w:jc w:val="both"/>
        <w:rPr>
          <w:ins w:id="1294" w:author="Joey Tatú" w:date="2019-11-27T15:33:00Z"/>
        </w:rPr>
      </w:pPr>
      <w:ins w:id="1295" w:author="Joey Tatú" w:date="2019-11-27T15:30:00Z">
        <w:r>
          <w:t xml:space="preserve">The Artist inputs their name, </w:t>
        </w:r>
      </w:ins>
      <w:ins w:id="1296" w:author="Joey Tatú" w:date="2019-11-27T15:32:00Z">
        <w:r>
          <w:t>location, bio, interested in (i.e. tattoos, piercings and/or body modificati</w:t>
        </w:r>
      </w:ins>
      <w:ins w:id="1297" w:author="Joey Tatú" w:date="2019-11-27T15:33:00Z">
        <w:r>
          <w:t>ons), profile photo.</w:t>
        </w:r>
      </w:ins>
    </w:p>
    <w:p w14:paraId="282FCB7C" w14:textId="77777777" w:rsidR="009B2F24" w:rsidRDefault="009B2F24" w:rsidP="009B2F24">
      <w:pPr>
        <w:pStyle w:val="ListParagraph"/>
        <w:numPr>
          <w:ilvl w:val="0"/>
          <w:numId w:val="76"/>
        </w:numPr>
        <w:spacing w:after="120"/>
        <w:jc w:val="both"/>
        <w:rPr>
          <w:ins w:id="1298" w:author="Joey Tatú" w:date="2019-11-27T15:33:00Z"/>
        </w:rPr>
      </w:pPr>
      <w:ins w:id="1299" w:author="Joey Tatú" w:date="2019-11-27T15:33:00Z">
        <w:r>
          <w:t xml:space="preserve">The Artist </w:t>
        </w:r>
      </w:ins>
      <w:r>
        <w:t>saves the inputs to the System.</w:t>
      </w:r>
    </w:p>
    <w:p w14:paraId="4C9E2DBC" w14:textId="77777777" w:rsidR="009B2F24" w:rsidRDefault="009B2F24" w:rsidP="009B2F24">
      <w:pPr>
        <w:pStyle w:val="ListParagraph"/>
        <w:numPr>
          <w:ilvl w:val="0"/>
          <w:numId w:val="76"/>
        </w:numPr>
        <w:spacing w:after="120"/>
        <w:jc w:val="both"/>
        <w:rPr>
          <w:ins w:id="1300" w:author="Joey Tatú" w:date="2019-11-27T15:33:00Z"/>
        </w:rPr>
      </w:pPr>
      <w:ins w:id="1301" w:author="Joey Tatú" w:date="2019-11-27T15:33:00Z">
        <w:r>
          <w:t>The System encrypts the data and sends it to the database.</w:t>
        </w:r>
      </w:ins>
    </w:p>
    <w:p w14:paraId="6B4D6F65" w14:textId="77777777" w:rsidR="009B2F24" w:rsidRDefault="009B2F24" w:rsidP="009B2F24">
      <w:pPr>
        <w:pStyle w:val="ListParagraph"/>
        <w:numPr>
          <w:ilvl w:val="0"/>
          <w:numId w:val="76"/>
        </w:numPr>
        <w:spacing w:after="120"/>
        <w:jc w:val="both"/>
        <w:rPr>
          <w:ins w:id="1302" w:author="Joey Tatú" w:date="2019-11-27T15:34:00Z"/>
        </w:rPr>
      </w:pPr>
      <w:ins w:id="1303" w:author="Joey Tatú" w:date="2019-11-27T15:33:00Z">
        <w:r>
          <w:t>The System shows the A</w:t>
        </w:r>
      </w:ins>
      <w:ins w:id="1304" w:author="Joey Tatú" w:date="2019-11-27T15:34:00Z">
        <w:r>
          <w:t>rtist their profile page.</w:t>
        </w:r>
      </w:ins>
    </w:p>
    <w:p w14:paraId="14B75753" w14:textId="77777777" w:rsidR="009B2F24" w:rsidRDefault="009B2F24" w:rsidP="009B2F24">
      <w:pPr>
        <w:pStyle w:val="ListParagraph"/>
        <w:numPr>
          <w:ilvl w:val="0"/>
          <w:numId w:val="76"/>
        </w:numPr>
        <w:spacing w:after="120"/>
        <w:jc w:val="both"/>
        <w:rPr>
          <w:ins w:id="1305" w:author="Joey Tatú" w:date="2019-11-27T15:34:00Z"/>
        </w:rPr>
      </w:pPr>
      <w:ins w:id="1306" w:author="Joey Tatú" w:date="2019-11-27T15:34:00Z">
        <w:r>
          <w:t xml:space="preserve">The Artist </w:t>
        </w:r>
      </w:ins>
      <w:r>
        <w:t>returns to the home menu on the System.</w:t>
      </w:r>
    </w:p>
    <w:p w14:paraId="589DD8B4" w14:textId="77777777" w:rsidR="009B2F24" w:rsidRDefault="009B2F24" w:rsidP="009B2F24">
      <w:pPr>
        <w:pStyle w:val="ListParagraph"/>
        <w:numPr>
          <w:ilvl w:val="0"/>
          <w:numId w:val="76"/>
        </w:numPr>
        <w:spacing w:after="120"/>
        <w:jc w:val="both"/>
        <w:rPr>
          <w:ins w:id="1307" w:author="Joey Tatú" w:date="2019-11-27T15:35:00Z"/>
        </w:rPr>
      </w:pPr>
      <w:ins w:id="1308" w:author="Joey Tatú" w:date="2019-11-27T15:34:00Z">
        <w:r>
          <w:t>The System shows the Artist their home</w:t>
        </w:r>
      </w:ins>
      <w:ins w:id="1309" w:author="Joey Tatú" w:date="2019-11-27T15:35:00Z">
        <w:r>
          <w:t xml:space="preserve"> menu.</w:t>
        </w:r>
      </w:ins>
    </w:p>
    <w:p w14:paraId="3A8F4B28" w14:textId="77777777" w:rsidR="009B2F24" w:rsidRDefault="009B2F24">
      <w:pPr>
        <w:pStyle w:val="ListParagraph"/>
        <w:ind w:left="1293"/>
        <w:rPr>
          <w:ins w:id="1310" w:author="Joey Tatú" w:date="2019-11-27T15:35:00Z"/>
        </w:rPr>
        <w:pPrChange w:id="1311" w:author="Joey Tatú" w:date="2019-11-27T15:35:00Z">
          <w:pPr>
            <w:pStyle w:val="ListParagraph"/>
            <w:numPr>
              <w:numId w:val="44"/>
            </w:numPr>
            <w:tabs>
              <w:tab w:val="num" w:pos="792"/>
            </w:tabs>
            <w:ind w:left="792" w:hanging="432"/>
          </w:pPr>
        </w:pPrChange>
      </w:pPr>
    </w:p>
    <w:p w14:paraId="2643083D" w14:textId="77777777" w:rsidR="009B2F24" w:rsidRDefault="009B2F24" w:rsidP="009B2F24">
      <w:pPr>
        <w:ind w:left="789" w:firstLine="504"/>
        <w:rPr>
          <w:ins w:id="1312" w:author="Joey Tatú" w:date="2019-11-27T15:35:00Z"/>
        </w:rPr>
      </w:pPr>
      <w:ins w:id="1313" w:author="Joey Tatú" w:date="2019-11-27T15:35:00Z">
        <w:r w:rsidRPr="0070087F">
          <w:t xml:space="preserve">(Function: </w:t>
        </w:r>
        <w:r>
          <w:t xml:space="preserve">Create </w:t>
        </w:r>
      </w:ins>
      <w:ins w:id="1314" w:author="Joey Tatú" w:date="2019-11-27T15:37:00Z">
        <w:r>
          <w:t xml:space="preserve">Artist </w:t>
        </w:r>
      </w:ins>
      <w:ins w:id="1315" w:author="Joey Tatú" w:date="2019-11-27T15:35:00Z">
        <w:r>
          <w:t>Page</w:t>
        </w:r>
        <w:r w:rsidRPr="0070087F">
          <w:t xml:space="preserve">) </w:t>
        </w:r>
      </w:ins>
    </w:p>
    <w:p w14:paraId="749FC34E" w14:textId="77777777" w:rsidR="009B2F24" w:rsidRDefault="009B2F24" w:rsidP="009B2F24">
      <w:pPr>
        <w:pStyle w:val="ListParagraph"/>
        <w:numPr>
          <w:ilvl w:val="0"/>
          <w:numId w:val="76"/>
        </w:numPr>
        <w:spacing w:after="120"/>
        <w:jc w:val="both"/>
        <w:rPr>
          <w:ins w:id="1316" w:author="Joey Tatú" w:date="2019-11-27T15:35:00Z"/>
        </w:rPr>
      </w:pPr>
      <w:ins w:id="1317" w:author="Joey Tatú" w:date="2019-11-27T15:35:00Z">
        <w:r>
          <w:t xml:space="preserve">The Artist </w:t>
        </w:r>
      </w:ins>
      <w:r>
        <w:t>accesses their (Artist’s) Page on the System.</w:t>
      </w:r>
      <w:ins w:id="1318" w:author="Joey Tatú" w:date="2019-11-27T15:45:00Z">
        <w:r>
          <w:t xml:space="preserve"> &lt;See A2&gt;</w:t>
        </w:r>
      </w:ins>
    </w:p>
    <w:p w14:paraId="30147B8D" w14:textId="77777777" w:rsidR="009B2F24" w:rsidRDefault="009B2F24" w:rsidP="009B2F24">
      <w:pPr>
        <w:pStyle w:val="ListParagraph"/>
        <w:numPr>
          <w:ilvl w:val="0"/>
          <w:numId w:val="76"/>
        </w:numPr>
        <w:spacing w:after="120"/>
        <w:jc w:val="both"/>
        <w:rPr>
          <w:ins w:id="1319" w:author="Joey Tatú" w:date="2019-11-27T15:35:00Z"/>
        </w:rPr>
      </w:pPr>
      <w:ins w:id="1320" w:author="Joey Tatú" w:date="2019-11-27T15:35:00Z">
        <w:r>
          <w:t>The System shows the Artist the edit page.</w:t>
        </w:r>
      </w:ins>
    </w:p>
    <w:p w14:paraId="1CD49F93" w14:textId="77777777" w:rsidR="009B2F24" w:rsidRDefault="009B2F24" w:rsidP="009B2F24">
      <w:pPr>
        <w:pStyle w:val="ListParagraph"/>
        <w:numPr>
          <w:ilvl w:val="0"/>
          <w:numId w:val="76"/>
        </w:numPr>
        <w:spacing w:after="120"/>
        <w:jc w:val="both"/>
        <w:rPr>
          <w:ins w:id="1321" w:author="Joey Tatú" w:date="2019-11-27T15:35:00Z"/>
        </w:rPr>
      </w:pPr>
      <w:ins w:id="1322" w:author="Joey Tatú" w:date="2019-11-27T15:35:00Z">
        <w:r>
          <w:t>The Artist inputs the</w:t>
        </w:r>
      </w:ins>
      <w:ins w:id="1323" w:author="Joey Tatú" w:date="2019-11-27T15:37:00Z">
        <w:r>
          <w:t xml:space="preserve"> </w:t>
        </w:r>
      </w:ins>
      <w:ins w:id="1324" w:author="Joey Tatú" w:date="2019-11-27T15:41:00Z">
        <w:r>
          <w:t>company</w:t>
        </w:r>
      </w:ins>
      <w:ins w:id="1325" w:author="Joey Tatú" w:date="2019-11-27T15:37:00Z">
        <w:r>
          <w:t xml:space="preserve"> name, address of company, bio of company, and the company’s prof</w:t>
        </w:r>
      </w:ins>
      <w:ins w:id="1326" w:author="Joey Tatú" w:date="2019-11-27T15:38:00Z">
        <w:r>
          <w:t>ile photo.</w:t>
        </w:r>
      </w:ins>
    </w:p>
    <w:p w14:paraId="23FA8B98" w14:textId="77777777" w:rsidR="009B2F24" w:rsidRDefault="009B2F24" w:rsidP="009B2F24">
      <w:pPr>
        <w:pStyle w:val="ListParagraph"/>
        <w:numPr>
          <w:ilvl w:val="0"/>
          <w:numId w:val="76"/>
        </w:numPr>
        <w:spacing w:after="120"/>
        <w:jc w:val="both"/>
      </w:pPr>
      <w:ins w:id="1327" w:author="Joey Tatú" w:date="2019-11-27T15:33:00Z">
        <w:r>
          <w:t xml:space="preserve">The Artist </w:t>
        </w:r>
      </w:ins>
      <w:r>
        <w:t>saves the inputs to the System.</w:t>
      </w:r>
    </w:p>
    <w:p w14:paraId="5DC9FABE" w14:textId="77777777" w:rsidR="009B2F24" w:rsidRDefault="009B2F24" w:rsidP="009B2F24">
      <w:pPr>
        <w:pStyle w:val="ListParagraph"/>
        <w:numPr>
          <w:ilvl w:val="0"/>
          <w:numId w:val="76"/>
        </w:numPr>
        <w:spacing w:after="120"/>
        <w:jc w:val="both"/>
        <w:rPr>
          <w:ins w:id="1328" w:author="Joey Tatú" w:date="2019-11-27T15:35:00Z"/>
        </w:rPr>
      </w:pPr>
      <w:ins w:id="1329" w:author="Joey Tatú" w:date="2019-11-27T15:35:00Z">
        <w:r>
          <w:t>The System encrypts the data and sends it to the database.</w:t>
        </w:r>
      </w:ins>
    </w:p>
    <w:p w14:paraId="28A53187" w14:textId="77777777" w:rsidR="009B2F24" w:rsidRDefault="009B2F24" w:rsidP="009B2F24">
      <w:pPr>
        <w:pStyle w:val="ListParagraph"/>
        <w:numPr>
          <w:ilvl w:val="0"/>
          <w:numId w:val="76"/>
        </w:numPr>
        <w:spacing w:after="120"/>
        <w:jc w:val="both"/>
        <w:rPr>
          <w:ins w:id="1330" w:author="Joey Tatú" w:date="2019-11-27T15:35:00Z"/>
        </w:rPr>
      </w:pPr>
      <w:ins w:id="1331" w:author="Joey Tatú" w:date="2019-11-27T15:35:00Z">
        <w:r>
          <w:t xml:space="preserve">The System shows the Artist </w:t>
        </w:r>
      </w:ins>
      <w:ins w:id="1332" w:author="Joey Tatú" w:date="2019-11-27T15:38:00Z">
        <w:r>
          <w:t>their Artist Page</w:t>
        </w:r>
      </w:ins>
      <w:ins w:id="1333" w:author="Joey Tatú" w:date="2019-11-27T15:35:00Z">
        <w:r>
          <w:t>.</w:t>
        </w:r>
      </w:ins>
    </w:p>
    <w:p w14:paraId="6469CE19" w14:textId="77777777" w:rsidR="009B2F24" w:rsidRDefault="009B2F24" w:rsidP="009B2F24">
      <w:pPr>
        <w:pStyle w:val="ListParagraph"/>
        <w:numPr>
          <w:ilvl w:val="0"/>
          <w:numId w:val="76"/>
        </w:numPr>
        <w:spacing w:after="120"/>
        <w:jc w:val="both"/>
        <w:rPr>
          <w:ins w:id="1334" w:author="Joey Tatú" w:date="2019-11-27T15:34:00Z"/>
        </w:rPr>
      </w:pPr>
      <w:ins w:id="1335" w:author="Joey Tatú" w:date="2019-11-27T15:34:00Z">
        <w:r>
          <w:t xml:space="preserve">The Artist </w:t>
        </w:r>
      </w:ins>
      <w:r>
        <w:t>returns to the home menu on the System.</w:t>
      </w:r>
    </w:p>
    <w:p w14:paraId="4A148EEA" w14:textId="77777777" w:rsidR="009B2F24" w:rsidRDefault="009B2F24" w:rsidP="009B2F24">
      <w:pPr>
        <w:pStyle w:val="ListParagraph"/>
        <w:numPr>
          <w:ilvl w:val="0"/>
          <w:numId w:val="76"/>
        </w:numPr>
        <w:spacing w:after="120"/>
        <w:jc w:val="both"/>
        <w:rPr>
          <w:ins w:id="1336" w:author="Joey Tatú" w:date="2019-11-27T15:36:00Z"/>
        </w:rPr>
      </w:pPr>
      <w:ins w:id="1337" w:author="Joey Tatú" w:date="2019-11-27T15:35:00Z">
        <w:r>
          <w:t>The System shows the Artist their home menu.</w:t>
        </w:r>
      </w:ins>
    </w:p>
    <w:p w14:paraId="11BB8E30" w14:textId="77777777" w:rsidR="009B2F24" w:rsidRDefault="009B2F24">
      <w:pPr>
        <w:pStyle w:val="ListParagraph"/>
        <w:ind w:left="1293"/>
        <w:rPr>
          <w:ins w:id="1338" w:author="Joey Tatú" w:date="2019-11-27T15:36:00Z"/>
        </w:rPr>
        <w:pPrChange w:id="1339" w:author="Joey Tatú" w:date="2019-11-27T15:37:00Z">
          <w:pPr>
            <w:pStyle w:val="ListParagraph"/>
            <w:numPr>
              <w:numId w:val="44"/>
            </w:numPr>
            <w:tabs>
              <w:tab w:val="num" w:pos="792"/>
            </w:tabs>
            <w:ind w:left="792" w:hanging="432"/>
          </w:pPr>
        </w:pPrChange>
      </w:pPr>
    </w:p>
    <w:p w14:paraId="634A7F7B" w14:textId="77777777" w:rsidR="009B2F24" w:rsidRDefault="009B2F24" w:rsidP="009B2F24">
      <w:pPr>
        <w:pStyle w:val="ListParagraph"/>
        <w:ind w:left="1293"/>
        <w:rPr>
          <w:ins w:id="1340" w:author="Joey Tatú" w:date="2019-11-27T15:48:00Z"/>
        </w:rPr>
      </w:pPr>
      <w:ins w:id="1341" w:author="Joey Tatú" w:date="2019-11-27T15:36:00Z">
        <w:r w:rsidRPr="00634CE1">
          <w:t xml:space="preserve">(Function: Create </w:t>
        </w:r>
      </w:ins>
      <w:ins w:id="1342" w:author="Joey Tatú" w:date="2019-11-27T15:37:00Z">
        <w:r>
          <w:t>schedule</w:t>
        </w:r>
      </w:ins>
      <w:ins w:id="1343" w:author="Joey Tatú" w:date="2019-11-27T15:36:00Z">
        <w:r w:rsidRPr="00634CE1">
          <w:t>)</w:t>
        </w:r>
      </w:ins>
    </w:p>
    <w:p w14:paraId="3C098CCB" w14:textId="77777777" w:rsidR="009B2F24" w:rsidRPr="00634CE1" w:rsidRDefault="009B2F24">
      <w:pPr>
        <w:ind w:left="1293"/>
        <w:rPr>
          <w:ins w:id="1344" w:author="Joey Tatú" w:date="2019-11-27T14:55:00Z"/>
        </w:rPr>
        <w:pPrChange w:id="1345" w:author="Joey Tatú" w:date="2019-11-27T15:38:00Z">
          <w:pPr>
            <w:ind w:left="789" w:firstLine="504"/>
          </w:pPr>
        </w:pPrChange>
      </w:pPr>
    </w:p>
    <w:p w14:paraId="556B0BEE" w14:textId="77777777" w:rsidR="009B2F24" w:rsidRDefault="009B2F24" w:rsidP="009B2F24">
      <w:pPr>
        <w:pStyle w:val="ListParagraph"/>
        <w:numPr>
          <w:ilvl w:val="0"/>
          <w:numId w:val="76"/>
        </w:numPr>
        <w:spacing w:after="120"/>
        <w:jc w:val="both"/>
      </w:pPr>
      <w:ins w:id="1346" w:author="Joey Tatú" w:date="2019-11-27T15:29:00Z">
        <w:r>
          <w:t xml:space="preserve">The Artist </w:t>
        </w:r>
      </w:ins>
      <w:r>
        <w:t xml:space="preserve">accesses their Schedule on the System </w:t>
      </w:r>
    </w:p>
    <w:p w14:paraId="06B58E8B" w14:textId="77777777" w:rsidR="009B2F24" w:rsidRDefault="009B2F24" w:rsidP="009B2F24">
      <w:pPr>
        <w:pStyle w:val="ListParagraph"/>
        <w:numPr>
          <w:ilvl w:val="0"/>
          <w:numId w:val="76"/>
        </w:numPr>
        <w:spacing w:after="120"/>
        <w:jc w:val="both"/>
        <w:rPr>
          <w:ins w:id="1347" w:author="Joey Tatú" w:date="2019-11-27T15:00:00Z"/>
        </w:rPr>
      </w:pPr>
      <w:ins w:id="1348" w:author="Joey Tatú" w:date="2019-11-27T14:59:00Z">
        <w:r>
          <w:t>The System contacts the database to check if dates and times have previo</w:t>
        </w:r>
      </w:ins>
      <w:ins w:id="1349" w:author="Joey Tatú" w:date="2019-11-27T15:00:00Z">
        <w:r>
          <w:t>usly been set.</w:t>
        </w:r>
      </w:ins>
      <w:ins w:id="1350" w:author="Joey Tatú" w:date="2019-11-27T15:46:00Z">
        <w:r>
          <w:t xml:space="preserve"> &lt;See A3&gt;</w:t>
        </w:r>
      </w:ins>
    </w:p>
    <w:p w14:paraId="7E2A1F3E" w14:textId="77777777" w:rsidR="009B2F24" w:rsidRDefault="009B2F24" w:rsidP="009B2F24">
      <w:pPr>
        <w:pStyle w:val="ListParagraph"/>
        <w:numPr>
          <w:ilvl w:val="0"/>
          <w:numId w:val="76"/>
        </w:numPr>
        <w:spacing w:after="120"/>
        <w:jc w:val="both"/>
        <w:rPr>
          <w:ins w:id="1351" w:author="Joey Tatú" w:date="2019-11-27T14:56:00Z"/>
        </w:rPr>
      </w:pPr>
      <w:ins w:id="1352" w:author="Joey Tatú" w:date="2019-11-27T14:56:00Z">
        <w:r>
          <w:t>The System shows the Artist the calendar page</w:t>
        </w:r>
      </w:ins>
      <w:ins w:id="1353" w:author="Joey Tatú" w:date="2019-11-27T15:01:00Z">
        <w:r>
          <w:t xml:space="preserve"> with the m</w:t>
        </w:r>
      </w:ins>
      <w:ins w:id="1354" w:author="Joey Tatú" w:date="2019-11-27T14:57:00Z">
        <w:r>
          <w:t>onth view</w:t>
        </w:r>
      </w:ins>
      <w:ins w:id="1355" w:author="Joey Tatú" w:date="2019-11-27T15:01:00Z">
        <w:r>
          <w:t>.</w:t>
        </w:r>
      </w:ins>
    </w:p>
    <w:p w14:paraId="30FD88EE" w14:textId="77777777" w:rsidR="009B2F24" w:rsidRDefault="009B2F24" w:rsidP="009B2F24">
      <w:pPr>
        <w:pStyle w:val="ListParagraph"/>
        <w:numPr>
          <w:ilvl w:val="0"/>
          <w:numId w:val="76"/>
        </w:numPr>
        <w:spacing w:after="120"/>
        <w:jc w:val="both"/>
        <w:rPr>
          <w:ins w:id="1356" w:author="Joey Tatú" w:date="2019-11-27T14:57:00Z"/>
        </w:rPr>
      </w:pPr>
      <w:ins w:id="1357" w:author="Joey Tatú" w:date="2019-11-27T14:56:00Z">
        <w:r>
          <w:t>The Artist</w:t>
        </w:r>
      </w:ins>
      <w:ins w:id="1358" w:author="Joey Tatú" w:date="2019-11-27T14:57:00Z">
        <w:r>
          <w:t xml:space="preserve"> selects the dates and time they are available to work. </w:t>
        </w:r>
      </w:ins>
    </w:p>
    <w:p w14:paraId="097AF299" w14:textId="77777777" w:rsidR="009B2F24" w:rsidRDefault="009B2F24" w:rsidP="009B2F24">
      <w:pPr>
        <w:pStyle w:val="ListParagraph"/>
        <w:numPr>
          <w:ilvl w:val="0"/>
          <w:numId w:val="76"/>
        </w:numPr>
        <w:spacing w:after="120"/>
        <w:jc w:val="both"/>
        <w:rPr>
          <w:ins w:id="1359" w:author="Joey Tatú" w:date="2019-11-27T14:58:00Z"/>
        </w:rPr>
      </w:pPr>
      <w:ins w:id="1360" w:author="Joey Tatú" w:date="2019-11-27T14:57:00Z">
        <w:r>
          <w:t>The Artist specifies the dates and times the</w:t>
        </w:r>
      </w:ins>
      <w:ins w:id="1361" w:author="Joey Tatú" w:date="2019-11-27T14:58:00Z">
        <w:r>
          <w:t xml:space="preserve">y are strictly unavailable. </w:t>
        </w:r>
      </w:ins>
    </w:p>
    <w:p w14:paraId="4CB98CC8" w14:textId="77777777" w:rsidR="009B2F24" w:rsidRDefault="009B2F24" w:rsidP="009B2F24">
      <w:pPr>
        <w:pStyle w:val="ListParagraph"/>
        <w:ind w:left="1293"/>
        <w:rPr>
          <w:ins w:id="1362" w:author="Joey Tatú" w:date="2019-11-27T15:39:00Z"/>
        </w:rPr>
      </w:pPr>
      <w:ins w:id="1363" w:author="Joey Tatú" w:date="2019-11-27T14:58:00Z">
        <w:r>
          <w:t>(Optional: The Artist selects the calendar to repeat every month)</w:t>
        </w:r>
      </w:ins>
    </w:p>
    <w:p w14:paraId="055AAD27" w14:textId="77777777" w:rsidR="009B2F24" w:rsidRPr="00421923" w:rsidRDefault="009B2F24">
      <w:pPr>
        <w:pStyle w:val="ListParagraph"/>
        <w:numPr>
          <w:ilvl w:val="0"/>
          <w:numId w:val="76"/>
        </w:numPr>
        <w:spacing w:after="120"/>
        <w:jc w:val="both"/>
        <w:rPr>
          <w:ins w:id="1364" w:author="Joey Tatú" w:date="2019-11-27T14:58:00Z"/>
        </w:rPr>
        <w:pPrChange w:id="1365" w:author="Joey Tatú" w:date="2019-11-27T15:40:00Z">
          <w:pPr>
            <w:pStyle w:val="ListParagraph"/>
            <w:ind w:left="1293"/>
          </w:pPr>
        </w:pPrChange>
      </w:pPr>
      <w:ins w:id="1366" w:author="Joey Tatú" w:date="2019-11-27T15:39:00Z">
        <w:r>
          <w:t>The Artist inputs sizes, example photos</w:t>
        </w:r>
      </w:ins>
      <w:ins w:id="1367" w:author="Joey Tatú" w:date="2019-11-27T15:40:00Z">
        <w:r>
          <w:t>,</w:t>
        </w:r>
      </w:ins>
      <w:ins w:id="1368" w:author="Joey Tatú" w:date="2019-11-27T15:39:00Z">
        <w:r>
          <w:t xml:space="preserve"> prices</w:t>
        </w:r>
      </w:ins>
      <w:ins w:id="1369" w:author="Joey Tatú" w:date="2019-11-27T15:40:00Z">
        <w:r>
          <w:t xml:space="preserve"> and estimated completion time.</w:t>
        </w:r>
      </w:ins>
    </w:p>
    <w:p w14:paraId="02B15224" w14:textId="77777777" w:rsidR="009B2F24" w:rsidRDefault="009B2F24" w:rsidP="009B2F24">
      <w:pPr>
        <w:pStyle w:val="ListParagraph"/>
        <w:numPr>
          <w:ilvl w:val="0"/>
          <w:numId w:val="76"/>
        </w:numPr>
        <w:spacing w:after="120"/>
        <w:jc w:val="both"/>
      </w:pPr>
      <w:ins w:id="1370" w:author="Joey Tatú" w:date="2019-11-27T15:33:00Z">
        <w:r>
          <w:t xml:space="preserve">The Artist </w:t>
        </w:r>
      </w:ins>
      <w:r>
        <w:t>saves the inputs to the System.</w:t>
      </w:r>
    </w:p>
    <w:p w14:paraId="67A8DF8E" w14:textId="77777777" w:rsidR="009B2F24" w:rsidRPr="00634CE1" w:rsidRDefault="009B2F24">
      <w:pPr>
        <w:numPr>
          <w:ilvl w:val="0"/>
          <w:numId w:val="76"/>
        </w:numPr>
        <w:spacing w:after="120"/>
        <w:jc w:val="both"/>
        <w:rPr>
          <w:ins w:id="1371" w:author="Joey Tatú" w:date="2019-11-27T14:55:00Z"/>
        </w:rPr>
        <w:pPrChange w:id="1372" w:author="Joey Tatú" w:date="2019-11-27T15:38:00Z">
          <w:pPr/>
        </w:pPrChange>
      </w:pPr>
      <w:ins w:id="1373" w:author="Joey Tatú" w:date="2019-11-27T15:40:00Z">
        <w:r>
          <w:t xml:space="preserve">The System </w:t>
        </w:r>
      </w:ins>
      <w:ins w:id="1374" w:author="Joey Tatú" w:date="2019-11-27T15:41:00Z">
        <w:r>
          <w:t>encrypts the data and sends it to the database.</w:t>
        </w:r>
      </w:ins>
      <w:ins w:id="1375" w:author="Joey Tatú" w:date="2019-11-27T15:40:00Z">
        <w:r>
          <w:t xml:space="preserve"> </w:t>
        </w:r>
      </w:ins>
    </w:p>
    <w:p w14:paraId="5495386F" w14:textId="77777777" w:rsidR="009B2F24" w:rsidRDefault="009B2F24">
      <w:pPr>
        <w:rPr>
          <w:ins w:id="1376" w:author="Joey Tatú" w:date="2019-11-27T14:53:00Z"/>
        </w:rPr>
        <w:pPrChange w:id="1377" w:author="Joey Tatú" w:date="2019-11-27T14:55:00Z">
          <w:pPr>
            <w:numPr>
              <w:numId w:val="44"/>
            </w:numPr>
            <w:tabs>
              <w:tab w:val="num" w:pos="792"/>
            </w:tabs>
            <w:ind w:left="792" w:hanging="432"/>
          </w:pPr>
        </w:pPrChange>
      </w:pPr>
    </w:p>
    <w:p w14:paraId="7BA2CFBD" w14:textId="77777777" w:rsidR="009B2F24" w:rsidRDefault="009B2F24" w:rsidP="009B2F24">
      <w:pPr>
        <w:rPr>
          <w:ins w:id="1378" w:author="Joey Tatú" w:date="2019-11-27T14:54:00Z"/>
        </w:rPr>
      </w:pPr>
    </w:p>
    <w:p w14:paraId="30088890" w14:textId="77777777" w:rsidR="009B2F24" w:rsidRPr="00FD222E" w:rsidDel="00421923" w:rsidRDefault="009B2F24">
      <w:pPr>
        <w:rPr>
          <w:del w:id="1379" w:author="Joey Tatú" w:date="2019-11-27T15:41:00Z"/>
        </w:rPr>
        <w:pPrChange w:id="1380" w:author="Joey Tatú" w:date="2019-11-27T14:54:00Z">
          <w:pPr>
            <w:numPr>
              <w:numId w:val="42"/>
            </w:numPr>
            <w:ind w:left="720" w:hanging="360"/>
          </w:pPr>
        </w:pPrChange>
      </w:pPr>
    </w:p>
    <w:p w14:paraId="526BBC60" w14:textId="77777777" w:rsidR="009B2F24" w:rsidRPr="00FD222E" w:rsidDel="00421923" w:rsidRDefault="009B2F24">
      <w:pPr>
        <w:numPr>
          <w:ilvl w:val="0"/>
          <w:numId w:val="75"/>
        </w:numPr>
        <w:spacing w:line="240" w:lineRule="auto"/>
        <w:rPr>
          <w:del w:id="1381" w:author="Joey Tatú" w:date="2019-11-27T15:41:00Z"/>
        </w:rPr>
        <w:pPrChange w:id="1382" w:author="Joey Tatú" w:date="2019-11-27T14:49:00Z">
          <w:pPr>
            <w:numPr>
              <w:numId w:val="8"/>
            </w:numPr>
            <w:tabs>
              <w:tab w:val="num" w:pos="720"/>
            </w:tabs>
            <w:ind w:left="720" w:hanging="360"/>
          </w:pPr>
        </w:pPrChange>
      </w:pPr>
      <w:del w:id="1383" w:author="Joey Tatú" w:date="2019-11-27T15:41:00Z">
        <w:r w:rsidRPr="00FD222E" w:rsidDel="00421923">
          <w:delText>The Artist selects “Appointments” from their home menu.</w:delText>
        </w:r>
      </w:del>
    </w:p>
    <w:p w14:paraId="0A269455" w14:textId="77777777" w:rsidR="009B2F24" w:rsidRPr="00FD222E" w:rsidDel="00421923" w:rsidRDefault="009B2F24">
      <w:pPr>
        <w:numPr>
          <w:ilvl w:val="0"/>
          <w:numId w:val="75"/>
        </w:numPr>
        <w:spacing w:line="240" w:lineRule="auto"/>
        <w:rPr>
          <w:del w:id="1384" w:author="Joey Tatú" w:date="2019-11-27T15:41:00Z"/>
        </w:rPr>
        <w:pPrChange w:id="1385" w:author="Joey Tatú" w:date="2019-11-27T14:49:00Z">
          <w:pPr>
            <w:numPr>
              <w:numId w:val="8"/>
            </w:numPr>
            <w:tabs>
              <w:tab w:val="num" w:pos="720"/>
            </w:tabs>
            <w:ind w:left="720" w:hanging="360"/>
          </w:pPr>
        </w:pPrChange>
      </w:pPr>
      <w:del w:id="1386" w:author="Joey Tatú" w:date="2019-11-27T15:41:00Z">
        <w:r w:rsidRPr="00FD222E" w:rsidDel="00421923">
          <w:delText>The System checks if there is a calendar created for this user. &lt;See A1&gt;</w:delText>
        </w:r>
      </w:del>
    </w:p>
    <w:p w14:paraId="0515321C" w14:textId="77777777" w:rsidR="009B2F24" w:rsidRPr="00FD222E" w:rsidDel="00421923" w:rsidRDefault="009B2F24">
      <w:pPr>
        <w:numPr>
          <w:ilvl w:val="0"/>
          <w:numId w:val="75"/>
        </w:numPr>
        <w:spacing w:line="240" w:lineRule="auto"/>
        <w:rPr>
          <w:del w:id="1387" w:author="Joey Tatú" w:date="2019-11-27T15:41:00Z"/>
        </w:rPr>
        <w:pPrChange w:id="1388" w:author="Joey Tatú" w:date="2019-11-27T14:49:00Z">
          <w:pPr>
            <w:numPr>
              <w:numId w:val="8"/>
            </w:numPr>
            <w:tabs>
              <w:tab w:val="num" w:pos="720"/>
            </w:tabs>
            <w:ind w:left="720" w:hanging="360"/>
          </w:pPr>
        </w:pPrChange>
      </w:pPr>
      <w:del w:id="1389" w:author="Joey Tatú" w:date="2019-11-27T15:41:00Z">
        <w:r w:rsidRPr="00FD222E" w:rsidDel="00421923">
          <w:delText>The Artist selects the days and times they are available to work for the working month.</w:delText>
        </w:r>
      </w:del>
    </w:p>
    <w:p w14:paraId="19301C9D" w14:textId="77777777" w:rsidR="009B2F24" w:rsidRPr="00FD222E" w:rsidDel="00421923" w:rsidRDefault="009B2F24" w:rsidP="009B2F24">
      <w:pPr>
        <w:ind w:left="1293"/>
        <w:rPr>
          <w:del w:id="1390" w:author="Joey Tatú" w:date="2019-11-27T15:41:00Z"/>
        </w:rPr>
      </w:pPr>
      <w:del w:id="1391" w:author="Joey Tatú" w:date="2019-11-27T15:41:00Z">
        <w:r w:rsidRPr="00FD222E" w:rsidDel="00421923">
          <w:delText>(Optional: The Artist selects “Repeat”, so the newly created calendar is repeated every month, with no appointments on the calendar)</w:delText>
        </w:r>
      </w:del>
    </w:p>
    <w:p w14:paraId="65C66E9A" w14:textId="77777777" w:rsidR="009B2F24" w:rsidRPr="00FD222E" w:rsidDel="00421923" w:rsidRDefault="009B2F24">
      <w:pPr>
        <w:pStyle w:val="ListParagraph"/>
        <w:numPr>
          <w:ilvl w:val="0"/>
          <w:numId w:val="75"/>
        </w:numPr>
        <w:spacing w:before="0"/>
        <w:rPr>
          <w:del w:id="1392" w:author="Joey Tatú" w:date="2019-11-27T15:41:00Z"/>
        </w:rPr>
        <w:pPrChange w:id="1393" w:author="Joey Tatú" w:date="2019-11-27T14:49:00Z">
          <w:pPr>
            <w:pStyle w:val="ListParagraph"/>
            <w:numPr>
              <w:numId w:val="8"/>
            </w:numPr>
            <w:tabs>
              <w:tab w:val="num" w:pos="720"/>
            </w:tabs>
            <w:ind w:hanging="360"/>
          </w:pPr>
        </w:pPrChange>
      </w:pPr>
      <w:del w:id="1394" w:author="Joey Tatú" w:date="2019-11-27T15:41:00Z">
        <w:r w:rsidRPr="00FD222E" w:rsidDel="00421923">
          <w:delText>The Artist sets the size, location, estimated time it will take and price (e.g. of a tattoo). This will be used as a guide for the Client to book their appointments.</w:delText>
        </w:r>
      </w:del>
    </w:p>
    <w:p w14:paraId="088DF34C" w14:textId="77777777" w:rsidR="009B2F24" w:rsidRPr="00FD222E" w:rsidDel="00421923" w:rsidRDefault="009B2F24">
      <w:pPr>
        <w:pStyle w:val="ListParagraph"/>
        <w:numPr>
          <w:ilvl w:val="0"/>
          <w:numId w:val="75"/>
        </w:numPr>
        <w:spacing w:before="0"/>
        <w:rPr>
          <w:del w:id="1395" w:author="Joey Tatú" w:date="2019-11-27T15:41:00Z"/>
        </w:rPr>
        <w:pPrChange w:id="1396" w:author="Joey Tatú" w:date="2019-11-27T14:49:00Z">
          <w:pPr>
            <w:pStyle w:val="ListParagraph"/>
            <w:numPr>
              <w:numId w:val="8"/>
            </w:numPr>
            <w:tabs>
              <w:tab w:val="num" w:pos="720"/>
            </w:tabs>
            <w:ind w:hanging="360"/>
          </w:pPr>
        </w:pPrChange>
      </w:pPr>
      <w:del w:id="1397" w:author="Joey Tatú" w:date="2019-11-27T15:41:00Z">
        <w:r w:rsidRPr="00FD222E" w:rsidDel="00421923">
          <w:delText>The Artist selects “Save”</w:delText>
        </w:r>
      </w:del>
    </w:p>
    <w:p w14:paraId="48BB6CEC" w14:textId="77777777" w:rsidR="009B2F24" w:rsidRPr="00FD222E" w:rsidDel="00421923" w:rsidRDefault="009B2F24">
      <w:pPr>
        <w:pStyle w:val="ListParagraph"/>
        <w:numPr>
          <w:ilvl w:val="0"/>
          <w:numId w:val="75"/>
        </w:numPr>
        <w:spacing w:before="0"/>
        <w:rPr>
          <w:del w:id="1398" w:author="Joey Tatú" w:date="2019-11-27T15:41:00Z"/>
        </w:rPr>
        <w:pPrChange w:id="1399" w:author="Joey Tatú" w:date="2019-11-27T14:49:00Z">
          <w:pPr>
            <w:pStyle w:val="ListParagraph"/>
            <w:numPr>
              <w:numId w:val="8"/>
            </w:numPr>
            <w:tabs>
              <w:tab w:val="num" w:pos="720"/>
            </w:tabs>
            <w:ind w:hanging="360"/>
          </w:pPr>
        </w:pPrChange>
      </w:pPr>
      <w:del w:id="1400" w:author="Joey Tatú" w:date="2019-11-27T15:41:00Z">
        <w:r w:rsidRPr="00FD222E" w:rsidDel="00421923">
          <w:delText xml:space="preserve">The System connects to the </w:delText>
        </w:r>
      </w:del>
      <w:del w:id="1401" w:author="Joey Tatú" w:date="2019-11-27T14:18:00Z">
        <w:r w:rsidRPr="00FD222E" w:rsidDel="0060759B">
          <w:delText>MySQL</w:delText>
        </w:r>
      </w:del>
      <w:del w:id="1402" w:author="Joey Tatú" w:date="2019-11-27T15:41:00Z">
        <w:r w:rsidRPr="00FD222E" w:rsidDel="00421923">
          <w:delText xml:space="preserve"> database</w:delText>
        </w:r>
      </w:del>
    </w:p>
    <w:p w14:paraId="594E6A0E" w14:textId="77777777" w:rsidR="009B2F24" w:rsidRPr="00FD222E" w:rsidDel="00421923" w:rsidRDefault="009B2F24">
      <w:pPr>
        <w:pStyle w:val="ListParagraph"/>
        <w:numPr>
          <w:ilvl w:val="0"/>
          <w:numId w:val="75"/>
        </w:numPr>
        <w:spacing w:before="0"/>
        <w:rPr>
          <w:del w:id="1403" w:author="Joey Tatú" w:date="2019-11-27T15:41:00Z"/>
        </w:rPr>
        <w:pPrChange w:id="1404" w:author="Joey Tatú" w:date="2019-11-27T14:49:00Z">
          <w:pPr>
            <w:pStyle w:val="ListParagraph"/>
            <w:numPr>
              <w:numId w:val="8"/>
            </w:numPr>
            <w:tabs>
              <w:tab w:val="num" w:pos="720"/>
            </w:tabs>
            <w:ind w:hanging="360"/>
          </w:pPr>
        </w:pPrChange>
      </w:pPr>
      <w:del w:id="1405" w:author="Joey Tatú" w:date="2019-11-27T15:41:00Z">
        <w:r w:rsidRPr="00FD222E" w:rsidDel="00421923">
          <w:delText>The System inserts the data in the database.</w:delText>
        </w:r>
      </w:del>
    </w:p>
    <w:p w14:paraId="30479080" w14:textId="77777777" w:rsidR="009B2F24" w:rsidRPr="00FD222E" w:rsidDel="00421923" w:rsidRDefault="009B2F24">
      <w:pPr>
        <w:pStyle w:val="ListParagraph"/>
        <w:numPr>
          <w:ilvl w:val="0"/>
          <w:numId w:val="75"/>
        </w:numPr>
        <w:spacing w:before="0"/>
        <w:rPr>
          <w:del w:id="1406" w:author="Joey Tatú" w:date="2019-11-27T15:41:00Z"/>
        </w:rPr>
        <w:pPrChange w:id="1407" w:author="Joey Tatú" w:date="2019-11-27T14:49:00Z">
          <w:pPr>
            <w:pStyle w:val="ListParagraph"/>
            <w:numPr>
              <w:numId w:val="8"/>
            </w:numPr>
            <w:tabs>
              <w:tab w:val="num" w:pos="720"/>
            </w:tabs>
            <w:ind w:hanging="360"/>
          </w:pPr>
        </w:pPrChange>
      </w:pPr>
      <w:del w:id="1408" w:author="Joey Tatú" w:date="2019-11-27T15:41:00Z">
        <w:r w:rsidRPr="00FD222E" w:rsidDel="00421923">
          <w:delText>The System shows the Artist their home menu.</w:delText>
        </w:r>
      </w:del>
    </w:p>
    <w:p w14:paraId="447F4A2D" w14:textId="77777777" w:rsidR="009B2F24" w:rsidRPr="00FD222E" w:rsidRDefault="009B2F24" w:rsidP="009B2F24">
      <w:pPr>
        <w:ind w:left="1293"/>
      </w:pPr>
    </w:p>
    <w:p w14:paraId="624D8BB8" w14:textId="77777777" w:rsidR="009B2F24" w:rsidRDefault="009B2F24" w:rsidP="009B2F24">
      <w:pPr>
        <w:ind w:left="576"/>
        <w:rPr>
          <w:ins w:id="1409" w:author="Joey Tatú" w:date="2019-11-27T15:42:00Z"/>
          <w:b/>
        </w:rPr>
      </w:pPr>
      <w:r w:rsidRPr="00FD222E">
        <w:rPr>
          <w:b/>
        </w:rPr>
        <w:lastRenderedPageBreak/>
        <w:t>Alternate flow</w:t>
      </w:r>
    </w:p>
    <w:p w14:paraId="53F5F6D9" w14:textId="77777777" w:rsidR="009B2F24" w:rsidRPr="0070087F" w:rsidRDefault="009B2F24" w:rsidP="009B2F24">
      <w:pPr>
        <w:pStyle w:val="A"/>
        <w:numPr>
          <w:ilvl w:val="0"/>
          <w:numId w:val="0"/>
        </w:numPr>
        <w:ind w:left="933" w:hanging="357"/>
        <w:rPr>
          <w:ins w:id="1410" w:author="Joey Tatú" w:date="2019-11-27T15:42:00Z"/>
          <w:lang w:val="en-IE"/>
        </w:rPr>
      </w:pPr>
      <w:ins w:id="1411" w:author="Joey Tatú" w:date="2019-11-27T15:42:00Z">
        <w:r w:rsidRPr="0070087F">
          <w:rPr>
            <w:lang w:val="en-IE"/>
          </w:rPr>
          <w:t>A1: &lt;Artist has previously c</w:t>
        </w:r>
        <w:r>
          <w:rPr>
            <w:lang w:val="en-IE"/>
          </w:rPr>
          <w:t>reated an account</w:t>
        </w:r>
        <w:r w:rsidRPr="0070087F">
          <w:rPr>
            <w:lang w:val="en-IE"/>
          </w:rPr>
          <w:t>&gt;</w:t>
        </w:r>
      </w:ins>
    </w:p>
    <w:p w14:paraId="1E0BB6FB" w14:textId="77777777" w:rsidR="009B2F24" w:rsidRDefault="009B2F24" w:rsidP="009B2F24">
      <w:pPr>
        <w:pStyle w:val="A"/>
        <w:numPr>
          <w:ilvl w:val="0"/>
          <w:numId w:val="77"/>
        </w:numPr>
        <w:rPr>
          <w:ins w:id="1412" w:author="Joey Tatú" w:date="2019-11-27T15:43:00Z"/>
          <w:lang w:val="en-IE"/>
        </w:rPr>
      </w:pPr>
      <w:ins w:id="1413" w:author="Joey Tatú" w:date="2019-11-27T15:42:00Z">
        <w:r w:rsidRPr="0070087F">
          <w:rPr>
            <w:lang w:val="en-IE"/>
          </w:rPr>
          <w:t xml:space="preserve">The </w:t>
        </w:r>
        <w:r>
          <w:rPr>
            <w:lang w:val="en-IE"/>
          </w:rPr>
          <w:t xml:space="preserve">Artist </w:t>
        </w:r>
      </w:ins>
      <w:r>
        <w:rPr>
          <w:lang w:val="en-IE"/>
        </w:rPr>
        <w:t>logs in to the System.</w:t>
      </w:r>
    </w:p>
    <w:p w14:paraId="42776DFC" w14:textId="77777777" w:rsidR="009B2F24" w:rsidRDefault="009B2F24" w:rsidP="009B2F24">
      <w:pPr>
        <w:pStyle w:val="A"/>
        <w:numPr>
          <w:ilvl w:val="0"/>
          <w:numId w:val="77"/>
        </w:numPr>
        <w:rPr>
          <w:ins w:id="1414" w:author="Joey Tatú" w:date="2019-11-27T15:43:00Z"/>
          <w:lang w:val="en-IE"/>
        </w:rPr>
      </w:pPr>
      <w:ins w:id="1415" w:author="Joey Tatú" w:date="2019-11-27T15:43:00Z">
        <w:r>
          <w:rPr>
            <w:lang w:val="en-IE"/>
          </w:rPr>
          <w:t>The Artist inputs their email and password.</w:t>
        </w:r>
      </w:ins>
    </w:p>
    <w:p w14:paraId="7AC33C3A" w14:textId="77777777" w:rsidR="009B2F24" w:rsidRDefault="009B2F24" w:rsidP="009B2F24">
      <w:pPr>
        <w:pStyle w:val="A"/>
        <w:numPr>
          <w:ilvl w:val="0"/>
          <w:numId w:val="77"/>
        </w:numPr>
        <w:rPr>
          <w:ins w:id="1416" w:author="Joey Tatú" w:date="2019-11-27T15:44:00Z"/>
          <w:lang w:val="en-IE"/>
        </w:rPr>
      </w:pPr>
      <w:ins w:id="1417" w:author="Joey Tatú" w:date="2019-11-27T15:43:00Z">
        <w:r>
          <w:rPr>
            <w:lang w:val="en-IE"/>
          </w:rPr>
          <w:t>The System connects to the database and verifies the user. &lt;See E1&gt;</w:t>
        </w:r>
      </w:ins>
    </w:p>
    <w:p w14:paraId="2EEA7B8D" w14:textId="77777777" w:rsidR="009B2F24" w:rsidRPr="0070087F" w:rsidRDefault="009B2F24">
      <w:pPr>
        <w:pStyle w:val="A"/>
        <w:numPr>
          <w:ilvl w:val="0"/>
          <w:numId w:val="77"/>
        </w:numPr>
        <w:rPr>
          <w:ins w:id="1418" w:author="Joey Tatú" w:date="2019-11-27T15:42:00Z"/>
          <w:lang w:val="en-IE"/>
        </w:rPr>
        <w:pPrChange w:id="1419" w:author="Joey Tatú" w:date="2019-11-27T15:42:00Z">
          <w:pPr>
            <w:pStyle w:val="A"/>
            <w:numPr>
              <w:numId w:val="20"/>
            </w:numPr>
            <w:tabs>
              <w:tab w:val="num" w:pos="1293"/>
            </w:tabs>
            <w:ind w:left="1293" w:hanging="360"/>
          </w:pPr>
        </w:pPrChange>
      </w:pPr>
      <w:ins w:id="1420" w:author="Joey Tatú" w:date="2019-11-27T15:44:00Z">
        <w:r>
          <w:rPr>
            <w:lang w:val="en-IE"/>
          </w:rPr>
          <w:t>The database sends the reply to the System.</w:t>
        </w:r>
      </w:ins>
    </w:p>
    <w:p w14:paraId="74929B13" w14:textId="77777777" w:rsidR="009B2F24" w:rsidRDefault="009B2F24" w:rsidP="009B2F24">
      <w:pPr>
        <w:ind w:left="1296"/>
        <w:rPr>
          <w:ins w:id="1421" w:author="Joey Tatú" w:date="2019-11-27T15:45:00Z"/>
        </w:rPr>
      </w:pPr>
      <w:ins w:id="1422" w:author="Joey Tatú" w:date="2019-11-27T15:42:00Z">
        <w:r w:rsidRPr="0070087F">
          <w:t xml:space="preserve">&lt;returns to number </w:t>
        </w:r>
      </w:ins>
      <w:ins w:id="1423" w:author="Joey Tatú" w:date="2019-11-27T15:44:00Z">
        <w:r>
          <w:t>7</w:t>
        </w:r>
      </w:ins>
      <w:ins w:id="1424" w:author="Joey Tatú" w:date="2019-11-27T15:42:00Z">
        <w:r w:rsidRPr="0070087F">
          <w:t xml:space="preserve"> in Main Flow&gt;</w:t>
        </w:r>
      </w:ins>
    </w:p>
    <w:p w14:paraId="3754135A" w14:textId="77777777" w:rsidR="009B2F24" w:rsidRDefault="009B2F24" w:rsidP="009B2F24">
      <w:pPr>
        <w:ind w:left="1296"/>
        <w:rPr>
          <w:ins w:id="1425" w:author="Joey Tatú" w:date="2019-11-27T15:45:00Z"/>
        </w:rPr>
      </w:pPr>
    </w:p>
    <w:p w14:paraId="2F772974" w14:textId="77777777" w:rsidR="009B2F24" w:rsidRPr="0070087F" w:rsidRDefault="009B2F24" w:rsidP="009B2F24">
      <w:pPr>
        <w:pStyle w:val="A"/>
        <w:numPr>
          <w:ilvl w:val="0"/>
          <w:numId w:val="0"/>
        </w:numPr>
        <w:ind w:left="933" w:hanging="357"/>
        <w:rPr>
          <w:ins w:id="1426" w:author="Joey Tatú" w:date="2019-11-27T15:45:00Z"/>
          <w:lang w:val="en-IE"/>
        </w:rPr>
      </w:pPr>
      <w:ins w:id="1427" w:author="Joey Tatú" w:date="2019-11-27T15:45:00Z">
        <w:r w:rsidRPr="0070087F">
          <w:rPr>
            <w:lang w:val="en-IE"/>
          </w:rPr>
          <w:t>A</w:t>
        </w:r>
        <w:r>
          <w:rPr>
            <w:lang w:val="en-IE"/>
          </w:rPr>
          <w:t>2</w:t>
        </w:r>
        <w:r w:rsidRPr="0070087F">
          <w:rPr>
            <w:lang w:val="en-IE"/>
          </w:rPr>
          <w:t xml:space="preserve">: &lt;Artist has </w:t>
        </w:r>
        <w:r>
          <w:rPr>
            <w:lang w:val="en-IE"/>
          </w:rPr>
          <w:t>previously created a profile and/or artist page.</w:t>
        </w:r>
        <w:r w:rsidRPr="0070087F">
          <w:rPr>
            <w:lang w:val="en-IE"/>
          </w:rPr>
          <w:t>&gt;</w:t>
        </w:r>
      </w:ins>
    </w:p>
    <w:p w14:paraId="097E251B" w14:textId="77777777" w:rsidR="009B2F24" w:rsidRDefault="009B2F24" w:rsidP="009B2F24">
      <w:pPr>
        <w:ind w:left="1296"/>
        <w:rPr>
          <w:ins w:id="1428" w:author="Joey Tatú" w:date="2019-11-27T15:42:00Z"/>
        </w:rPr>
      </w:pPr>
      <w:ins w:id="1429" w:author="Joey Tatú" w:date="2019-11-27T15:45:00Z">
        <w:r w:rsidRPr="0070087F">
          <w:t xml:space="preserve">&lt;returns to number </w:t>
        </w:r>
      </w:ins>
      <w:ins w:id="1430" w:author="Joey Tatú" w:date="2019-11-27T15:46:00Z">
        <w:r>
          <w:t>24</w:t>
        </w:r>
      </w:ins>
      <w:ins w:id="1431" w:author="Joey Tatú" w:date="2019-11-27T15:45:00Z">
        <w:r w:rsidRPr="0070087F">
          <w:t xml:space="preserve"> in Main Flow&gt;</w:t>
        </w:r>
      </w:ins>
    </w:p>
    <w:p w14:paraId="476227BE" w14:textId="77777777" w:rsidR="009B2F24" w:rsidRPr="00421923" w:rsidRDefault="009B2F24">
      <w:pPr>
        <w:ind w:left="1296"/>
        <w:rPr>
          <w:rPrChange w:id="1432" w:author="Joey Tatú" w:date="2019-11-27T15:42:00Z">
            <w:rPr>
              <w:b/>
            </w:rPr>
          </w:rPrChange>
        </w:rPr>
        <w:pPrChange w:id="1433" w:author="Joey Tatú" w:date="2019-11-27T15:42:00Z">
          <w:pPr>
            <w:ind w:left="576"/>
          </w:pPr>
        </w:pPrChange>
      </w:pPr>
    </w:p>
    <w:p w14:paraId="1B9B80F0" w14:textId="77777777" w:rsidR="009B2F24" w:rsidRPr="00FD222E" w:rsidRDefault="009B2F24" w:rsidP="009B2F24">
      <w:pPr>
        <w:pStyle w:val="A"/>
        <w:numPr>
          <w:ilvl w:val="0"/>
          <w:numId w:val="0"/>
        </w:numPr>
        <w:ind w:left="933" w:hanging="357"/>
        <w:rPr>
          <w:lang w:val="en-IE"/>
        </w:rPr>
      </w:pPr>
      <w:del w:id="1434" w:author="Joey Tatú" w:date="2019-11-27T15:46:00Z">
        <w:r w:rsidRPr="00FD222E" w:rsidDel="00421923">
          <w:rPr>
            <w:lang w:val="en-IE"/>
          </w:rPr>
          <w:delText>A1</w:delText>
        </w:r>
      </w:del>
      <w:ins w:id="1435" w:author="Joey Tatú" w:date="2019-11-27T15:46:00Z">
        <w:r w:rsidRPr="00FD222E">
          <w:rPr>
            <w:lang w:val="en-IE"/>
          </w:rPr>
          <w:t>A</w:t>
        </w:r>
        <w:r>
          <w:rPr>
            <w:lang w:val="en-IE"/>
          </w:rPr>
          <w:t>3</w:t>
        </w:r>
      </w:ins>
      <w:r w:rsidRPr="00FD222E">
        <w:rPr>
          <w:lang w:val="en-IE"/>
        </w:rPr>
        <w:t>: &lt;Artist has previously created a calendar&gt;</w:t>
      </w:r>
    </w:p>
    <w:p w14:paraId="37AE33A8" w14:textId="77777777" w:rsidR="009B2F24" w:rsidRPr="00FD222E" w:rsidRDefault="009B2F24">
      <w:pPr>
        <w:pStyle w:val="A"/>
        <w:numPr>
          <w:ilvl w:val="0"/>
          <w:numId w:val="78"/>
        </w:numPr>
        <w:rPr>
          <w:lang w:val="en-IE"/>
        </w:rPr>
        <w:pPrChange w:id="1436" w:author="Joey Tatú" w:date="2019-11-27T15:42:00Z">
          <w:pPr>
            <w:pStyle w:val="A"/>
            <w:numPr>
              <w:numId w:val="20"/>
            </w:numPr>
            <w:tabs>
              <w:tab w:val="num" w:pos="1293"/>
            </w:tabs>
            <w:ind w:left="1293" w:hanging="360"/>
          </w:pPr>
        </w:pPrChange>
      </w:pPr>
      <w:r w:rsidRPr="00FD222E">
        <w:rPr>
          <w:lang w:val="en-IE"/>
        </w:rPr>
        <w:t>The System connects to the</w:t>
      </w:r>
      <w:del w:id="1437" w:author="Joey Tatú" w:date="2019-11-27T14:18:00Z">
        <w:r w:rsidRPr="00FD222E" w:rsidDel="0060759B">
          <w:rPr>
            <w:lang w:val="en-IE"/>
          </w:rPr>
          <w:delText>MySQL</w:delText>
        </w:r>
      </w:del>
      <w:r w:rsidRPr="00FD222E">
        <w:rPr>
          <w:lang w:val="en-IE"/>
        </w:rPr>
        <w:t xml:space="preserve"> database</w:t>
      </w:r>
    </w:p>
    <w:p w14:paraId="31007DE9" w14:textId="77777777" w:rsidR="009B2F24" w:rsidRPr="00FD222E" w:rsidRDefault="009B2F24">
      <w:pPr>
        <w:pStyle w:val="A"/>
        <w:numPr>
          <w:ilvl w:val="0"/>
          <w:numId w:val="78"/>
        </w:numPr>
        <w:rPr>
          <w:lang w:val="en-IE"/>
        </w:rPr>
        <w:pPrChange w:id="1438" w:author="Joey Tatú" w:date="2019-11-27T15:42:00Z">
          <w:pPr>
            <w:pStyle w:val="A"/>
            <w:numPr>
              <w:numId w:val="20"/>
            </w:numPr>
            <w:tabs>
              <w:tab w:val="num" w:pos="1293"/>
            </w:tabs>
            <w:ind w:left="1293" w:hanging="360"/>
          </w:pPr>
        </w:pPrChange>
      </w:pPr>
      <w:r w:rsidRPr="00FD222E">
        <w:rPr>
          <w:lang w:val="en-IE"/>
        </w:rPr>
        <w:t>The System loads the Client’s bookings on the Calendar (if any)</w:t>
      </w:r>
    </w:p>
    <w:p w14:paraId="7AEB313A" w14:textId="77777777" w:rsidR="009B2F24" w:rsidRPr="00FD222E" w:rsidRDefault="009B2F24">
      <w:pPr>
        <w:pStyle w:val="A"/>
        <w:numPr>
          <w:ilvl w:val="0"/>
          <w:numId w:val="78"/>
        </w:numPr>
        <w:rPr>
          <w:lang w:val="en-IE"/>
        </w:rPr>
        <w:pPrChange w:id="1439" w:author="Joey Tatú" w:date="2019-11-27T15:42:00Z">
          <w:pPr>
            <w:pStyle w:val="A"/>
            <w:numPr>
              <w:numId w:val="20"/>
            </w:numPr>
            <w:tabs>
              <w:tab w:val="num" w:pos="1293"/>
            </w:tabs>
            <w:ind w:left="1293" w:hanging="360"/>
          </w:pPr>
        </w:pPrChange>
      </w:pPr>
      <w:r w:rsidRPr="00FD222E">
        <w:rPr>
          <w:lang w:val="en-IE"/>
        </w:rPr>
        <w:t>The System retrieves the Artist’s calendar data and shows it on screen.</w:t>
      </w:r>
    </w:p>
    <w:p w14:paraId="2BCC7941" w14:textId="77777777" w:rsidR="009B2F24" w:rsidRPr="00FD222E" w:rsidRDefault="009B2F24" w:rsidP="009B2F24">
      <w:pPr>
        <w:ind w:left="1296"/>
      </w:pPr>
      <w:r w:rsidRPr="00FD222E">
        <w:t xml:space="preserve">&lt;returns to number </w:t>
      </w:r>
      <w:del w:id="1440" w:author="Joey Tatú" w:date="2019-11-27T15:47:00Z">
        <w:r w:rsidRPr="00FD222E" w:rsidDel="00421923">
          <w:delText xml:space="preserve">3 </w:delText>
        </w:r>
      </w:del>
      <w:ins w:id="1441" w:author="Joey Tatú" w:date="2019-11-27T15:47:00Z">
        <w:r>
          <w:t>26</w:t>
        </w:r>
        <w:r w:rsidRPr="00FD222E">
          <w:t xml:space="preserve"> </w:t>
        </w:r>
      </w:ins>
      <w:r w:rsidRPr="00FD222E">
        <w:t>in Main Flow&gt;</w:t>
      </w:r>
    </w:p>
    <w:p w14:paraId="5E547DC4" w14:textId="77777777" w:rsidR="009B2F24" w:rsidRPr="00FD222E" w:rsidRDefault="009B2F24" w:rsidP="009B2F24">
      <w:pPr>
        <w:pStyle w:val="A"/>
        <w:numPr>
          <w:ilvl w:val="0"/>
          <w:numId w:val="0"/>
        </w:numPr>
        <w:ind w:left="936"/>
        <w:rPr>
          <w:lang w:val="en-IE"/>
        </w:rPr>
      </w:pPr>
    </w:p>
    <w:p w14:paraId="6A69A928" w14:textId="77777777" w:rsidR="009B2F24" w:rsidRPr="00FD222E" w:rsidRDefault="009B2F24" w:rsidP="009B2F24">
      <w:pPr>
        <w:ind w:left="576"/>
        <w:rPr>
          <w:b/>
        </w:rPr>
      </w:pPr>
      <w:r w:rsidRPr="00FD222E">
        <w:rPr>
          <w:b/>
        </w:rPr>
        <w:t>Exceptional flow</w:t>
      </w:r>
    </w:p>
    <w:p w14:paraId="728B656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ins w:id="1442" w:author="Joey Tatú" w:date="2019-11-27T14:19:00Z">
        <w:r w:rsidRPr="00FD222E">
          <w:rPr>
            <w:lang w:val="en-IE"/>
          </w:rPr>
          <w:t>database.</w:t>
        </w:r>
      </w:ins>
      <w:del w:id="1443" w:author="Joey Tatú" w:date="2019-11-27T14:18:00Z">
        <w:r w:rsidRPr="00FD222E" w:rsidDel="0060759B">
          <w:rPr>
            <w:lang w:val="en-IE"/>
          </w:rPr>
          <w:delText>MySQL</w:delText>
        </w:r>
      </w:del>
    </w:p>
    <w:p w14:paraId="68BD321F" w14:textId="77777777" w:rsidR="009B2F24" w:rsidRPr="00FD222E" w:rsidRDefault="009B2F24" w:rsidP="009B2F24">
      <w:pPr>
        <w:pStyle w:val="A"/>
        <w:numPr>
          <w:ilvl w:val="0"/>
          <w:numId w:val="53"/>
        </w:numPr>
        <w:rPr>
          <w:lang w:val="en-IE"/>
        </w:rPr>
      </w:pPr>
      <w:r w:rsidRPr="00FD222E">
        <w:rPr>
          <w:lang w:val="en-IE"/>
        </w:rPr>
        <w:t xml:space="preserve">The System cannot connect </w:t>
      </w:r>
      <w:del w:id="1444" w:author="Joey Tatú" w:date="2019-11-27T14:19:00Z">
        <w:r w:rsidRPr="00FD222E" w:rsidDel="0060759B">
          <w:rPr>
            <w:lang w:val="en-IE"/>
          </w:rPr>
          <w:delText>MySQL</w:delText>
        </w:r>
      </w:del>
      <w:r w:rsidRPr="00FD222E">
        <w:rPr>
          <w:lang w:val="en-IE"/>
        </w:rPr>
        <w:t xml:space="preserve"> Database</w:t>
      </w:r>
    </w:p>
    <w:p w14:paraId="3D38C114" w14:textId="77777777" w:rsidR="009B2F24" w:rsidRPr="00FD222E" w:rsidRDefault="009B2F24" w:rsidP="009B2F24">
      <w:pPr>
        <w:pStyle w:val="A"/>
        <w:numPr>
          <w:ilvl w:val="0"/>
          <w:numId w:val="53"/>
        </w:numPr>
        <w:rPr>
          <w:lang w:val="en-IE"/>
        </w:rPr>
      </w:pPr>
      <w:r w:rsidRPr="00FD222E">
        <w:rPr>
          <w:lang w:val="en-IE"/>
        </w:rPr>
        <w:t>The System displays a message to the user sating that technical difficulties are occurring.</w:t>
      </w:r>
    </w:p>
    <w:p w14:paraId="4553F2BC" w14:textId="77777777" w:rsidR="009B2F24" w:rsidRPr="00FD222E" w:rsidRDefault="009B2F24" w:rsidP="009B2F24">
      <w:pPr>
        <w:pStyle w:val="A"/>
        <w:numPr>
          <w:ilvl w:val="0"/>
          <w:numId w:val="53"/>
        </w:numPr>
        <w:rPr>
          <w:lang w:val="en-IE"/>
        </w:rPr>
      </w:pPr>
      <w:r w:rsidRPr="00FD222E">
        <w:rPr>
          <w:lang w:val="en-IE"/>
        </w:rPr>
        <w:t>The System stores what happened into an error log.</w:t>
      </w:r>
    </w:p>
    <w:p w14:paraId="4093E14D" w14:textId="77777777" w:rsidR="009B2F24" w:rsidRPr="00FD222E" w:rsidRDefault="009B2F24" w:rsidP="009B2F24">
      <w:pPr>
        <w:pStyle w:val="A"/>
        <w:numPr>
          <w:ilvl w:val="0"/>
          <w:numId w:val="0"/>
        </w:numPr>
        <w:ind w:left="1293"/>
        <w:rPr>
          <w:lang w:val="en-IE"/>
        </w:rPr>
      </w:pPr>
      <w:r w:rsidRPr="00FD222E">
        <w:rPr>
          <w:lang w:val="en-IE"/>
        </w:rPr>
        <w:t>&lt;Returns to number 1 in Main Flow&gt;</w:t>
      </w:r>
    </w:p>
    <w:p w14:paraId="043719FF" w14:textId="77777777" w:rsidR="009B2F24" w:rsidRPr="00FD222E" w:rsidRDefault="009B2F24" w:rsidP="009B2F24">
      <w:pPr>
        <w:pStyle w:val="A"/>
        <w:numPr>
          <w:ilvl w:val="0"/>
          <w:numId w:val="0"/>
        </w:numPr>
        <w:rPr>
          <w:lang w:val="en-IE"/>
        </w:rPr>
      </w:pPr>
    </w:p>
    <w:p w14:paraId="50ED0901" w14:textId="77777777" w:rsidR="009B2F24" w:rsidRPr="00FD222E" w:rsidRDefault="009B2F24" w:rsidP="009B2F24">
      <w:pPr>
        <w:ind w:left="576"/>
        <w:rPr>
          <w:b/>
        </w:rPr>
      </w:pPr>
      <w:r w:rsidRPr="00FD222E">
        <w:rPr>
          <w:b/>
        </w:rPr>
        <w:t>Termination</w:t>
      </w:r>
    </w:p>
    <w:p w14:paraId="307F3C23" w14:textId="77777777" w:rsidR="009B2F24" w:rsidRPr="00FD222E" w:rsidRDefault="009B2F24" w:rsidP="009B2F24">
      <w:pPr>
        <w:ind w:left="576"/>
      </w:pPr>
      <w:r w:rsidRPr="00FD222E">
        <w:t xml:space="preserve">This Use Case is terminated when the Artist has successfully created or edited their calendar. </w:t>
      </w:r>
    </w:p>
    <w:p w14:paraId="1C32DD37" w14:textId="77777777" w:rsidR="009B2F24" w:rsidRPr="00FD222E" w:rsidRDefault="009B2F24" w:rsidP="009B2F24">
      <w:pPr>
        <w:ind w:left="576"/>
        <w:rPr>
          <w:b/>
        </w:rPr>
      </w:pPr>
    </w:p>
    <w:p w14:paraId="665D39EE" w14:textId="77777777" w:rsidR="009B2F24" w:rsidRPr="00FD222E" w:rsidRDefault="009B2F24" w:rsidP="009B2F24">
      <w:pPr>
        <w:ind w:left="576"/>
        <w:rPr>
          <w:b/>
        </w:rPr>
      </w:pPr>
      <w:r w:rsidRPr="00FD222E">
        <w:rPr>
          <w:b/>
        </w:rPr>
        <w:t>Post condition</w:t>
      </w:r>
    </w:p>
    <w:p w14:paraId="21844D15" w14:textId="77777777" w:rsidR="009B2F24" w:rsidRPr="00FD222E" w:rsidRDefault="009B2F24" w:rsidP="009B2F24">
      <w:pPr>
        <w:ind w:left="576"/>
      </w:pPr>
      <w:r w:rsidRPr="00FD222E">
        <w:t>The System goes into a wait state</w:t>
      </w:r>
    </w:p>
    <w:p w14:paraId="6B8DEE80" w14:textId="77777777" w:rsidR="009B2F24" w:rsidRPr="00FD222E" w:rsidRDefault="009B2F24" w:rsidP="009B2F24">
      <w:pPr>
        <w:ind w:left="576"/>
      </w:pPr>
    </w:p>
    <w:p w14:paraId="3F039677" w14:textId="77777777" w:rsidR="009B2F24" w:rsidRPr="00FD222E" w:rsidRDefault="009B2F24" w:rsidP="009B2F24">
      <w:pPr>
        <w:pStyle w:val="Heading3"/>
      </w:pPr>
      <w:bookmarkStart w:id="1445" w:name="_Toc25767704"/>
      <w:bookmarkStart w:id="1446" w:name="_Toc26877934"/>
      <w:r w:rsidRPr="00FD222E">
        <w:t xml:space="preserve">Requirement </w:t>
      </w:r>
      <w:del w:id="1447" w:author="Joey Tatú" w:date="2019-11-27T16:06:00Z">
        <w:r w:rsidRPr="00FD222E" w:rsidDel="00E30DC3">
          <w:delText>4</w:delText>
        </w:r>
      </w:del>
      <w:ins w:id="1448" w:author="Joey Tatú" w:date="2019-11-27T16:06:00Z">
        <w:r>
          <w:t>2</w:t>
        </w:r>
      </w:ins>
      <w:r w:rsidRPr="00FD222E">
        <w:t>: Book appointment</w:t>
      </w:r>
      <w:bookmarkEnd w:id="1445"/>
      <w:bookmarkEnd w:id="1446"/>
    </w:p>
    <w:p w14:paraId="07B037B7" w14:textId="77777777" w:rsidR="009B2F24" w:rsidRPr="00FD222E" w:rsidRDefault="009B2F24" w:rsidP="009B2F24">
      <w:r w:rsidRPr="00FD222E">
        <w:t>This Use Case describes how a Client books an appointment</w:t>
      </w:r>
    </w:p>
    <w:p w14:paraId="0E560ADA" w14:textId="77777777" w:rsidR="009B2F24" w:rsidRPr="00FD222E" w:rsidRDefault="009B2F24" w:rsidP="009B2F24">
      <w:pPr>
        <w:pStyle w:val="Heading4"/>
      </w:pPr>
      <w:r w:rsidRPr="00FD222E">
        <w:t xml:space="preserve">Use Case </w:t>
      </w:r>
    </w:p>
    <w:p w14:paraId="15EAF67C" w14:textId="77777777" w:rsidR="009B2F24" w:rsidRPr="00FD222E" w:rsidRDefault="009B2F24" w:rsidP="009B2F24">
      <w:pPr>
        <w:ind w:left="576"/>
      </w:pPr>
      <w:r w:rsidRPr="00FD222E">
        <w:rPr>
          <w:b/>
        </w:rPr>
        <w:t>Unique ID:</w:t>
      </w:r>
      <w:r w:rsidRPr="00FD222E">
        <w:t xml:space="preserve"> </w:t>
      </w:r>
      <w:del w:id="1449" w:author="Joey Tatú" w:date="2019-11-27T15:57:00Z">
        <w:r w:rsidRPr="00FD222E" w:rsidDel="0072775B">
          <w:delText>createBooking</w:delText>
        </w:r>
      </w:del>
      <w:proofErr w:type="spellStart"/>
      <w:ins w:id="1450" w:author="Joey Tatú" w:date="2019-11-27T15:57:00Z">
        <w:r>
          <w:t>make</w:t>
        </w:r>
        <w:r w:rsidRPr="00FD222E">
          <w:t>Booking</w:t>
        </w:r>
      </w:ins>
      <w:proofErr w:type="spellEnd"/>
    </w:p>
    <w:p w14:paraId="71FEA9BE" w14:textId="77777777" w:rsidR="009B2F24" w:rsidRPr="00FD222E" w:rsidRDefault="009B2F24" w:rsidP="009B2F24">
      <w:pPr>
        <w:ind w:left="576"/>
        <w:rPr>
          <w:b/>
        </w:rPr>
      </w:pPr>
      <w:r w:rsidRPr="00FD222E">
        <w:rPr>
          <w:b/>
        </w:rPr>
        <w:lastRenderedPageBreak/>
        <w:t>Scope</w:t>
      </w:r>
    </w:p>
    <w:p w14:paraId="51C2CECA" w14:textId="77777777" w:rsidR="009B2F24" w:rsidRPr="00FD222E" w:rsidRDefault="009B2F24" w:rsidP="009B2F24">
      <w:pPr>
        <w:ind w:left="576"/>
      </w:pPr>
      <w:r w:rsidRPr="00FD222E">
        <w:t>The scope of this use case is for a Client to book and edit an appointment, and for a user (Artist or Client) to delete an appointment.</w:t>
      </w:r>
    </w:p>
    <w:p w14:paraId="39840375" w14:textId="77777777" w:rsidR="009B2F24" w:rsidRPr="00FD222E" w:rsidRDefault="009B2F24" w:rsidP="009B2F24">
      <w:pPr>
        <w:ind w:left="576"/>
      </w:pPr>
      <w:r w:rsidRPr="00FD222E">
        <w:rPr>
          <w:b/>
        </w:rPr>
        <w:t>Description</w:t>
      </w:r>
    </w:p>
    <w:p w14:paraId="188584CF" w14:textId="77777777" w:rsidR="009B2F24" w:rsidRPr="00FD222E" w:rsidRDefault="009B2F24" w:rsidP="009B2F24">
      <w:pPr>
        <w:ind w:left="576"/>
      </w:pPr>
      <w:r w:rsidRPr="00FD222E">
        <w:t xml:space="preserve">This use case describes how the Client can book and edit their appointments and for either an artist or client to delete an appointment. The Client can only delete their own appointments while the Artist can delete any appointments on their calendar. </w:t>
      </w:r>
    </w:p>
    <w:p w14:paraId="5544C2DA" w14:textId="77777777" w:rsidR="009B2F24" w:rsidRPr="00FD222E" w:rsidRDefault="009B2F24" w:rsidP="009B2F24">
      <w:pPr>
        <w:ind w:left="576"/>
        <w:rPr>
          <w:b/>
        </w:rPr>
      </w:pPr>
      <w:r w:rsidRPr="00FD222E">
        <w:rPr>
          <w:b/>
        </w:rPr>
        <w:t>Use Case Diagram</w:t>
      </w:r>
    </w:p>
    <w:p w14:paraId="49F4143D" w14:textId="77777777" w:rsidR="009B2F24" w:rsidRPr="00FD222E" w:rsidRDefault="009B2F24" w:rsidP="009B2F24">
      <w:pPr>
        <w:ind w:left="576"/>
        <w:rPr>
          <w:b/>
        </w:rPr>
      </w:pPr>
      <w:ins w:id="1451" w:author="Joey Tatú [2]" w:date="2019-11-27T16:43:00Z">
        <w:r>
          <w:rPr>
            <w:b/>
            <w:noProof/>
          </w:rPr>
          <w:drawing>
            <wp:inline distT="0" distB="0" distL="0" distR="0" wp14:anchorId="04580DE4" wp14:editId="41199CC6">
              <wp:extent cx="5543550" cy="2240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_req2_makeBooking.jpg"/>
                      <pic:cNvPicPr/>
                    </pic:nvPicPr>
                    <pic:blipFill>
                      <a:blip r:embed="rId18">
                        <a:extLst>
                          <a:ext uri="{28A0092B-C50C-407E-A947-70E740481C1C}">
                            <a14:useLocalDpi xmlns:a14="http://schemas.microsoft.com/office/drawing/2010/main" val="0"/>
                          </a:ext>
                        </a:extLst>
                      </a:blip>
                      <a:stretch>
                        <a:fillRect/>
                      </a:stretch>
                    </pic:blipFill>
                    <pic:spPr>
                      <a:xfrm>
                        <a:off x="0" y="0"/>
                        <a:ext cx="5578953" cy="2254939"/>
                      </a:xfrm>
                      <a:prstGeom prst="rect">
                        <a:avLst/>
                      </a:prstGeom>
                    </pic:spPr>
                  </pic:pic>
                </a:graphicData>
              </a:graphic>
            </wp:inline>
          </w:drawing>
        </w:r>
      </w:ins>
      <w:ins w:id="1452" w:author="Joey Tatú" w:date="2019-11-27T15:59:00Z">
        <w:del w:id="1453" w:author="Joey Tatú [2]" w:date="2019-11-27T16:43:00Z">
          <w:r w:rsidDel="005262EB">
            <w:rPr>
              <w:b/>
              <w:noProof/>
            </w:rPr>
            <w:drawing>
              <wp:inline distT="0" distB="0" distL="0" distR="0" wp14:anchorId="0EA03392" wp14:editId="32E72123">
                <wp:extent cx="5486400" cy="2217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_req2_makeBooking.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del>
      </w:ins>
      <w:del w:id="1454" w:author="Joey Tatú" w:date="2019-11-27T15:56:00Z">
        <w:r w:rsidRPr="00123095" w:rsidDel="0072775B">
          <w:rPr>
            <w:b/>
            <w:noProof/>
          </w:rPr>
          <w:drawing>
            <wp:inline distT="0" distB="0" distL="0" distR="0" wp14:anchorId="67EEFEEC" wp14:editId="56B6A150">
              <wp:extent cx="3686175" cy="251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_bookApp.png"/>
                      <pic:cNvPicPr/>
                    </pic:nvPicPr>
                    <pic:blipFill>
                      <a:blip r:embed="rId20">
                        <a:extLst>
                          <a:ext uri="{28A0092B-C50C-407E-A947-70E740481C1C}">
                            <a14:useLocalDpi xmlns:a14="http://schemas.microsoft.com/office/drawing/2010/main" val="0"/>
                          </a:ext>
                        </a:extLst>
                      </a:blip>
                      <a:stretch>
                        <a:fillRect/>
                      </a:stretch>
                    </pic:blipFill>
                    <pic:spPr>
                      <a:xfrm>
                        <a:off x="0" y="0"/>
                        <a:ext cx="3711698" cy="2532202"/>
                      </a:xfrm>
                      <a:prstGeom prst="rect">
                        <a:avLst/>
                      </a:prstGeom>
                    </pic:spPr>
                  </pic:pic>
                </a:graphicData>
              </a:graphic>
            </wp:inline>
          </w:drawing>
        </w:r>
      </w:del>
    </w:p>
    <w:p w14:paraId="33B94958" w14:textId="77777777" w:rsidR="009B2F24" w:rsidRPr="00FD222E" w:rsidRDefault="009B2F24" w:rsidP="009B2F24">
      <w:pPr>
        <w:ind w:left="576"/>
        <w:rPr>
          <w:b/>
        </w:rPr>
      </w:pPr>
      <w:r w:rsidRPr="00FD222E">
        <w:rPr>
          <w:b/>
        </w:rPr>
        <w:t>Flow Description</w:t>
      </w:r>
    </w:p>
    <w:p w14:paraId="663F7EFF" w14:textId="77777777" w:rsidR="009B2F24" w:rsidRPr="00FD222E" w:rsidRDefault="009B2F24" w:rsidP="009B2F24">
      <w:pPr>
        <w:ind w:left="576"/>
        <w:rPr>
          <w:b/>
        </w:rPr>
      </w:pPr>
      <w:r w:rsidRPr="00FD222E">
        <w:rPr>
          <w:b/>
        </w:rPr>
        <w:t>Precondition</w:t>
      </w:r>
    </w:p>
    <w:p w14:paraId="2CF7E829"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3D923979" w14:textId="77777777" w:rsidR="009B2F24" w:rsidRPr="00FD222E" w:rsidDel="00E30DC3" w:rsidRDefault="009B2F24" w:rsidP="009B2F24">
      <w:pPr>
        <w:pStyle w:val="ListParagraph"/>
        <w:numPr>
          <w:ilvl w:val="0"/>
          <w:numId w:val="21"/>
        </w:numPr>
        <w:spacing w:after="120"/>
        <w:jc w:val="both"/>
        <w:rPr>
          <w:del w:id="1455" w:author="Joey Tatú" w:date="2019-11-27T16:02:00Z"/>
        </w:rPr>
      </w:pPr>
      <w:del w:id="1456" w:author="Joey Tatú" w:date="2019-11-27T16:02:00Z">
        <w:r w:rsidRPr="00FD222E" w:rsidDel="00E30DC3">
          <w:delText>The Client is signed in</w:delText>
        </w:r>
      </w:del>
    </w:p>
    <w:p w14:paraId="2DB3A2DC" w14:textId="77777777" w:rsidR="009B2F24" w:rsidRPr="00FD222E" w:rsidRDefault="009B2F24" w:rsidP="009B2F24">
      <w:pPr>
        <w:pStyle w:val="ListParagraph"/>
        <w:numPr>
          <w:ilvl w:val="0"/>
          <w:numId w:val="21"/>
        </w:numPr>
        <w:spacing w:after="120"/>
        <w:jc w:val="both"/>
      </w:pPr>
      <w:r w:rsidRPr="00FD222E">
        <w:t>The Artist is signed in</w:t>
      </w:r>
    </w:p>
    <w:p w14:paraId="5F7BABD6" w14:textId="77777777" w:rsidR="009B2F24" w:rsidRPr="00FD222E" w:rsidRDefault="009B2F24" w:rsidP="009B2F24">
      <w:pPr>
        <w:pStyle w:val="ListParagraph"/>
        <w:numPr>
          <w:ilvl w:val="0"/>
          <w:numId w:val="21"/>
        </w:numPr>
        <w:spacing w:after="120"/>
        <w:jc w:val="both"/>
      </w:pPr>
      <w:r w:rsidRPr="00FD222E">
        <w:t xml:space="preserve">The </w:t>
      </w:r>
      <w:del w:id="1457" w:author="Joey Tatú" w:date="2019-11-27T14:19:00Z">
        <w:r w:rsidRPr="00FD222E" w:rsidDel="0060759B">
          <w:delText>MySQL</w:delText>
        </w:r>
      </w:del>
      <w:del w:id="1458" w:author="Joey Tatú" w:date="2019-11-27T16:02:00Z">
        <w:r w:rsidRPr="00FD222E" w:rsidDel="00E30DC3">
          <w:delText xml:space="preserve"> </w:delText>
        </w:r>
      </w:del>
      <w:r w:rsidRPr="00FD222E">
        <w:t>database and connection are actively working correctly.</w:t>
      </w:r>
    </w:p>
    <w:p w14:paraId="267C0962" w14:textId="77777777" w:rsidR="009B2F24" w:rsidRPr="00FD222E" w:rsidRDefault="009B2F24" w:rsidP="009B2F24">
      <w:pPr>
        <w:pStyle w:val="ListParagraph"/>
        <w:numPr>
          <w:ilvl w:val="0"/>
          <w:numId w:val="21"/>
        </w:numPr>
        <w:spacing w:after="120"/>
        <w:jc w:val="both"/>
      </w:pPr>
      <w:r w:rsidRPr="00FD222E">
        <w:t xml:space="preserve">Appointments (Artist) and bookings (Client) are displayed on a calendar on the website, but stored in the </w:t>
      </w:r>
      <w:del w:id="1459" w:author="Joey Tatú" w:date="2019-11-27T14:19:00Z">
        <w:r w:rsidRPr="00FD222E" w:rsidDel="0060759B">
          <w:delText>MySQL</w:delText>
        </w:r>
      </w:del>
      <w:r w:rsidRPr="00FD222E">
        <w:t xml:space="preserve"> database.</w:t>
      </w:r>
    </w:p>
    <w:p w14:paraId="7F80C9DE" w14:textId="77777777" w:rsidR="009B2F24" w:rsidRPr="00FD222E" w:rsidRDefault="009B2F24" w:rsidP="009B2F24">
      <w:pPr>
        <w:pStyle w:val="ListParagraph"/>
        <w:numPr>
          <w:ilvl w:val="0"/>
          <w:numId w:val="21"/>
        </w:numPr>
        <w:spacing w:after="120"/>
        <w:jc w:val="both"/>
      </w:pPr>
      <w:r w:rsidRPr="00FD222E">
        <w:t>The Payments System is connecting and working correctly.</w:t>
      </w:r>
    </w:p>
    <w:p w14:paraId="0ACD3E9D"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7EE7D556" w14:textId="77777777" w:rsidR="009B2F24" w:rsidRPr="00FD222E" w:rsidRDefault="009B2F24" w:rsidP="009B2F24">
      <w:pPr>
        <w:pStyle w:val="ListParagraph"/>
        <w:ind w:left="1296"/>
      </w:pPr>
    </w:p>
    <w:p w14:paraId="1EF04F50" w14:textId="77777777" w:rsidR="009B2F24" w:rsidRPr="00FD222E" w:rsidRDefault="009B2F24" w:rsidP="009B2F24">
      <w:pPr>
        <w:rPr>
          <w:b/>
        </w:rPr>
      </w:pPr>
      <w:r w:rsidRPr="00FD222E">
        <w:rPr>
          <w:b/>
        </w:rPr>
        <w:t>Activation</w:t>
      </w:r>
    </w:p>
    <w:p w14:paraId="041F6856" w14:textId="77777777" w:rsidR="009B2F24" w:rsidRPr="00FD222E" w:rsidRDefault="009B2F24" w:rsidP="009B2F24">
      <w:pPr>
        <w:ind w:left="576"/>
      </w:pPr>
      <w:r w:rsidRPr="00FD222E">
        <w:t>This use case starts when the Client selects “Bookings” on their home menu.</w:t>
      </w:r>
    </w:p>
    <w:p w14:paraId="43F26E87" w14:textId="77777777" w:rsidR="009B2F24" w:rsidRDefault="009B2F24" w:rsidP="009B2F24">
      <w:pPr>
        <w:ind w:left="576"/>
        <w:rPr>
          <w:ins w:id="1460" w:author="Joey Tatú" w:date="2019-11-27T15:49:00Z"/>
          <w:b/>
        </w:rPr>
      </w:pPr>
      <w:r w:rsidRPr="00FD222E">
        <w:rPr>
          <w:b/>
        </w:rPr>
        <w:t>Main flow</w:t>
      </w:r>
    </w:p>
    <w:p w14:paraId="46870F3A" w14:textId="77777777" w:rsidR="009B2F24" w:rsidRPr="0070087F" w:rsidRDefault="009B2F24" w:rsidP="009B2F24">
      <w:pPr>
        <w:ind w:left="789" w:firstLine="504"/>
        <w:rPr>
          <w:ins w:id="1461" w:author="Joey Tatú" w:date="2019-11-27T15:49:00Z"/>
        </w:rPr>
      </w:pPr>
      <w:ins w:id="1462" w:author="Joey Tatú" w:date="2019-11-27T15:49:00Z">
        <w:r w:rsidRPr="0070087F">
          <w:t xml:space="preserve">(Function: Sign up) </w:t>
        </w:r>
      </w:ins>
    </w:p>
    <w:p w14:paraId="46600A46" w14:textId="77777777" w:rsidR="009B2F24" w:rsidRDefault="009B2F24">
      <w:pPr>
        <w:numPr>
          <w:ilvl w:val="0"/>
          <w:numId w:val="79"/>
        </w:numPr>
        <w:spacing w:line="240" w:lineRule="auto"/>
        <w:rPr>
          <w:ins w:id="1463" w:author="Joey Tatú" w:date="2019-11-27T15:49:00Z"/>
        </w:rPr>
        <w:pPrChange w:id="1464" w:author="Joey Tatú" w:date="2019-11-27T15:49:00Z">
          <w:pPr>
            <w:numPr>
              <w:numId w:val="44"/>
            </w:numPr>
            <w:tabs>
              <w:tab w:val="num" w:pos="792"/>
            </w:tabs>
            <w:ind w:left="792" w:hanging="432"/>
          </w:pPr>
        </w:pPrChange>
      </w:pPr>
      <w:ins w:id="1465" w:author="Joey Tatú" w:date="2019-11-27T15:49:00Z">
        <w:r w:rsidRPr="0070087F">
          <w:t>The</w:t>
        </w:r>
        <w:r>
          <w:t xml:space="preserve"> Client </w:t>
        </w:r>
      </w:ins>
      <w:r>
        <w:t>signs up on the System</w:t>
      </w:r>
      <w:ins w:id="1466" w:author="Joey Tatú" w:date="2019-11-27T15:49:00Z">
        <w:r>
          <w:t>. &lt;See A1</w:t>
        </w:r>
      </w:ins>
    </w:p>
    <w:p w14:paraId="6D76EFFA" w14:textId="77777777" w:rsidR="009B2F24" w:rsidRDefault="009B2F24">
      <w:pPr>
        <w:numPr>
          <w:ilvl w:val="0"/>
          <w:numId w:val="79"/>
        </w:numPr>
        <w:spacing w:line="240" w:lineRule="auto"/>
        <w:rPr>
          <w:ins w:id="1467" w:author="Joey Tatú" w:date="2019-11-27T15:49:00Z"/>
        </w:rPr>
        <w:pPrChange w:id="1468" w:author="Joey Tatú" w:date="2019-11-27T15:49:00Z">
          <w:pPr>
            <w:numPr>
              <w:numId w:val="44"/>
            </w:numPr>
            <w:tabs>
              <w:tab w:val="num" w:pos="792"/>
            </w:tabs>
            <w:ind w:left="792" w:hanging="432"/>
          </w:pPr>
        </w:pPrChange>
      </w:pPr>
      <w:ins w:id="1469" w:author="Joey Tatú" w:date="2019-11-27T15:49:00Z">
        <w:r>
          <w:t xml:space="preserve">The </w:t>
        </w:r>
      </w:ins>
      <w:ins w:id="1470" w:author="Joey Tatú" w:date="2019-11-27T15:50:00Z">
        <w:r>
          <w:t>Client</w:t>
        </w:r>
      </w:ins>
      <w:ins w:id="1471" w:author="Joey Tatú" w:date="2019-11-27T15:49:00Z">
        <w:r>
          <w:t xml:space="preserve"> shows the Artist the sign-up page.</w:t>
        </w:r>
      </w:ins>
    </w:p>
    <w:p w14:paraId="06E12DC7" w14:textId="77777777" w:rsidR="009B2F24" w:rsidRDefault="009B2F24">
      <w:pPr>
        <w:numPr>
          <w:ilvl w:val="0"/>
          <w:numId w:val="79"/>
        </w:numPr>
        <w:spacing w:line="240" w:lineRule="auto"/>
        <w:rPr>
          <w:ins w:id="1472" w:author="Joey Tatú" w:date="2019-11-27T15:49:00Z"/>
        </w:rPr>
        <w:pPrChange w:id="1473" w:author="Joey Tatú" w:date="2019-11-27T15:49:00Z">
          <w:pPr>
            <w:numPr>
              <w:numId w:val="44"/>
            </w:numPr>
            <w:tabs>
              <w:tab w:val="num" w:pos="792"/>
            </w:tabs>
            <w:ind w:left="792" w:hanging="432"/>
          </w:pPr>
        </w:pPrChange>
      </w:pPr>
      <w:ins w:id="1474" w:author="Joey Tatú" w:date="2019-11-27T15:49:00Z">
        <w:r>
          <w:lastRenderedPageBreak/>
          <w:t>The</w:t>
        </w:r>
      </w:ins>
      <w:ins w:id="1475" w:author="Joey Tatú" w:date="2019-11-27T15:50:00Z">
        <w:r w:rsidRPr="0072775B">
          <w:t xml:space="preserve"> </w:t>
        </w:r>
        <w:r>
          <w:t xml:space="preserve">Client </w:t>
        </w:r>
      </w:ins>
      <w:ins w:id="1476" w:author="Joey Tatú" w:date="2019-11-27T15:49:00Z">
        <w:r>
          <w:t xml:space="preserve">inputs their email, password, password again and indicates they are a </w:t>
        </w:r>
      </w:ins>
      <w:ins w:id="1477" w:author="Joey Tatú" w:date="2019-11-27T15:50:00Z">
        <w:r>
          <w:t>Client</w:t>
        </w:r>
      </w:ins>
      <w:ins w:id="1478" w:author="Joey Tatú" w:date="2019-11-27T15:49:00Z">
        <w:r>
          <w:t xml:space="preserve">, and selects </w:t>
        </w:r>
      </w:ins>
      <w:r>
        <w:t>continues.</w:t>
      </w:r>
    </w:p>
    <w:p w14:paraId="07A5EAC3" w14:textId="77777777" w:rsidR="009B2F24" w:rsidRDefault="009B2F24">
      <w:pPr>
        <w:numPr>
          <w:ilvl w:val="0"/>
          <w:numId w:val="79"/>
        </w:numPr>
        <w:spacing w:line="240" w:lineRule="auto"/>
        <w:rPr>
          <w:ins w:id="1479" w:author="Joey Tatú" w:date="2019-11-27T15:49:00Z"/>
        </w:rPr>
        <w:pPrChange w:id="1480" w:author="Joey Tatú" w:date="2019-11-27T15:49:00Z">
          <w:pPr>
            <w:numPr>
              <w:numId w:val="44"/>
            </w:numPr>
            <w:tabs>
              <w:tab w:val="num" w:pos="792"/>
            </w:tabs>
            <w:ind w:left="792" w:hanging="432"/>
          </w:pPr>
        </w:pPrChange>
      </w:pPr>
      <w:ins w:id="1481" w:author="Joey Tatú" w:date="2019-11-27T15:49:00Z">
        <w:r>
          <w:t>The System encrypts the data using AES.</w:t>
        </w:r>
      </w:ins>
    </w:p>
    <w:p w14:paraId="032BE88D" w14:textId="77777777" w:rsidR="009B2F24" w:rsidRDefault="009B2F24">
      <w:pPr>
        <w:numPr>
          <w:ilvl w:val="0"/>
          <w:numId w:val="79"/>
        </w:numPr>
        <w:spacing w:line="240" w:lineRule="auto"/>
        <w:rPr>
          <w:ins w:id="1482" w:author="Joey Tatú" w:date="2019-11-27T15:49:00Z"/>
        </w:rPr>
        <w:pPrChange w:id="1483" w:author="Joey Tatú" w:date="2019-11-27T15:49:00Z">
          <w:pPr>
            <w:numPr>
              <w:numId w:val="44"/>
            </w:numPr>
            <w:tabs>
              <w:tab w:val="num" w:pos="792"/>
            </w:tabs>
            <w:ind w:left="792" w:hanging="432"/>
          </w:pPr>
        </w:pPrChange>
      </w:pPr>
      <w:ins w:id="1484" w:author="Joey Tatú" w:date="2019-11-27T15:49:00Z">
        <w:r>
          <w:t>The System sends the data to the Database. &lt;See E1&gt;</w:t>
        </w:r>
      </w:ins>
    </w:p>
    <w:p w14:paraId="4685150E" w14:textId="77777777" w:rsidR="009B2F24" w:rsidRDefault="009B2F24">
      <w:pPr>
        <w:numPr>
          <w:ilvl w:val="0"/>
          <w:numId w:val="79"/>
        </w:numPr>
        <w:spacing w:line="240" w:lineRule="auto"/>
        <w:rPr>
          <w:ins w:id="1485" w:author="Joey Tatú" w:date="2019-11-27T15:49:00Z"/>
        </w:rPr>
        <w:pPrChange w:id="1486" w:author="Joey Tatú" w:date="2019-11-27T15:49:00Z">
          <w:pPr>
            <w:numPr>
              <w:numId w:val="44"/>
            </w:numPr>
            <w:tabs>
              <w:tab w:val="num" w:pos="792"/>
            </w:tabs>
            <w:ind w:left="792" w:hanging="432"/>
          </w:pPr>
        </w:pPrChange>
      </w:pPr>
      <w:ins w:id="1487" w:author="Joey Tatú" w:date="2019-11-27T15:49:00Z">
        <w:r>
          <w:t>The System receives a response from the Database</w:t>
        </w:r>
      </w:ins>
    </w:p>
    <w:p w14:paraId="7A859DE4" w14:textId="77777777" w:rsidR="009B2F24" w:rsidRDefault="009B2F24">
      <w:pPr>
        <w:numPr>
          <w:ilvl w:val="0"/>
          <w:numId w:val="79"/>
        </w:numPr>
        <w:spacing w:line="240" w:lineRule="auto"/>
        <w:rPr>
          <w:ins w:id="1488" w:author="Joey Tatú" w:date="2019-11-27T15:49:00Z"/>
        </w:rPr>
        <w:pPrChange w:id="1489" w:author="Joey Tatú" w:date="2019-11-27T15:49:00Z">
          <w:pPr>
            <w:numPr>
              <w:numId w:val="44"/>
            </w:numPr>
            <w:tabs>
              <w:tab w:val="num" w:pos="792"/>
            </w:tabs>
            <w:ind w:left="792" w:hanging="432"/>
          </w:pPr>
        </w:pPrChange>
      </w:pPr>
      <w:ins w:id="1490" w:author="Joey Tatú" w:date="2019-11-27T15:49:00Z">
        <w:r>
          <w:t xml:space="preserve">The System shows the </w:t>
        </w:r>
      </w:ins>
      <w:ins w:id="1491" w:author="Joey Tatú" w:date="2019-11-27T15:50:00Z">
        <w:r>
          <w:t>Client</w:t>
        </w:r>
      </w:ins>
      <w:ins w:id="1492" w:author="Joey Tatú" w:date="2019-11-27T15:49:00Z">
        <w:r>
          <w:t xml:space="preserve"> the home menu for artists.</w:t>
        </w:r>
      </w:ins>
    </w:p>
    <w:p w14:paraId="73072292" w14:textId="77777777" w:rsidR="009B2F24" w:rsidRDefault="009B2F24" w:rsidP="009B2F24">
      <w:pPr>
        <w:ind w:left="1293"/>
        <w:rPr>
          <w:ins w:id="1493" w:author="Joey Tatú" w:date="2019-11-27T15:49:00Z"/>
        </w:rPr>
      </w:pPr>
    </w:p>
    <w:p w14:paraId="73C626DC" w14:textId="77777777" w:rsidR="009B2F24" w:rsidRDefault="009B2F24" w:rsidP="009B2F24">
      <w:pPr>
        <w:ind w:left="789" w:firstLine="504"/>
        <w:rPr>
          <w:ins w:id="1494" w:author="Joey Tatú" w:date="2019-11-27T15:49:00Z"/>
        </w:rPr>
      </w:pPr>
      <w:ins w:id="1495" w:author="Joey Tatú" w:date="2019-11-27T15:49:00Z">
        <w:r w:rsidRPr="0070087F">
          <w:t xml:space="preserve">(Function: </w:t>
        </w:r>
        <w:r>
          <w:t>Create Profile</w:t>
        </w:r>
        <w:r w:rsidRPr="0070087F">
          <w:t xml:space="preserve">) </w:t>
        </w:r>
      </w:ins>
    </w:p>
    <w:p w14:paraId="13CDAE73" w14:textId="77777777" w:rsidR="009B2F24" w:rsidRDefault="009B2F24">
      <w:pPr>
        <w:pStyle w:val="ListParagraph"/>
        <w:numPr>
          <w:ilvl w:val="0"/>
          <w:numId w:val="79"/>
        </w:numPr>
        <w:spacing w:after="120"/>
        <w:jc w:val="both"/>
        <w:rPr>
          <w:ins w:id="1496" w:author="Joey Tatú" w:date="2019-11-27T15:49:00Z"/>
        </w:rPr>
        <w:pPrChange w:id="1497" w:author="Joey Tatú" w:date="2019-11-27T15:49:00Z">
          <w:pPr>
            <w:pStyle w:val="ListParagraph"/>
            <w:numPr>
              <w:numId w:val="44"/>
            </w:numPr>
            <w:tabs>
              <w:tab w:val="num" w:pos="792"/>
            </w:tabs>
            <w:ind w:left="792" w:hanging="432"/>
          </w:pPr>
        </w:pPrChange>
      </w:pPr>
      <w:ins w:id="1498" w:author="Joey Tatú" w:date="2019-11-27T15:49:00Z">
        <w:r>
          <w:t xml:space="preserve">The </w:t>
        </w:r>
      </w:ins>
      <w:ins w:id="1499" w:author="Joey Tatú" w:date="2019-11-27T15:50:00Z">
        <w:r>
          <w:t>Client</w:t>
        </w:r>
      </w:ins>
      <w:ins w:id="1500" w:author="Joey Tatú" w:date="2019-11-27T15:49:00Z">
        <w:r>
          <w:t xml:space="preserve"> </w:t>
        </w:r>
      </w:ins>
      <w:r>
        <w:t>accesses their Profile on the System</w:t>
      </w:r>
      <w:ins w:id="1501" w:author="Joey Tatú" w:date="2019-11-27T15:49:00Z">
        <w:r>
          <w:t xml:space="preserve">. &lt;See A2&gt; </w:t>
        </w:r>
      </w:ins>
    </w:p>
    <w:p w14:paraId="54AA343D" w14:textId="77777777" w:rsidR="009B2F24" w:rsidRDefault="009B2F24">
      <w:pPr>
        <w:pStyle w:val="ListParagraph"/>
        <w:numPr>
          <w:ilvl w:val="0"/>
          <w:numId w:val="79"/>
        </w:numPr>
        <w:spacing w:after="120"/>
        <w:jc w:val="both"/>
        <w:rPr>
          <w:ins w:id="1502" w:author="Joey Tatú" w:date="2019-11-27T15:49:00Z"/>
        </w:rPr>
        <w:pPrChange w:id="1503" w:author="Joey Tatú" w:date="2019-11-27T15:49:00Z">
          <w:pPr>
            <w:pStyle w:val="ListParagraph"/>
            <w:numPr>
              <w:numId w:val="44"/>
            </w:numPr>
            <w:tabs>
              <w:tab w:val="num" w:pos="792"/>
            </w:tabs>
            <w:ind w:left="792" w:hanging="432"/>
          </w:pPr>
        </w:pPrChange>
      </w:pPr>
      <w:ins w:id="1504" w:author="Joey Tatú" w:date="2019-11-27T15:49:00Z">
        <w:r>
          <w:t xml:space="preserve">The System shows the </w:t>
        </w:r>
      </w:ins>
      <w:ins w:id="1505" w:author="Joey Tatú" w:date="2019-11-27T15:50:00Z">
        <w:r>
          <w:t>Client</w:t>
        </w:r>
      </w:ins>
      <w:ins w:id="1506" w:author="Joey Tatú" w:date="2019-11-27T15:49:00Z">
        <w:r>
          <w:t xml:space="preserve"> the edit profile page.</w:t>
        </w:r>
      </w:ins>
    </w:p>
    <w:p w14:paraId="20A2E66C" w14:textId="77777777" w:rsidR="009B2F24" w:rsidRDefault="009B2F24">
      <w:pPr>
        <w:pStyle w:val="ListParagraph"/>
        <w:numPr>
          <w:ilvl w:val="0"/>
          <w:numId w:val="79"/>
        </w:numPr>
        <w:spacing w:after="120"/>
        <w:jc w:val="both"/>
        <w:rPr>
          <w:ins w:id="1507" w:author="Joey Tatú" w:date="2019-11-27T15:49:00Z"/>
        </w:rPr>
        <w:pPrChange w:id="1508" w:author="Joey Tatú" w:date="2019-11-27T15:49:00Z">
          <w:pPr>
            <w:pStyle w:val="ListParagraph"/>
            <w:numPr>
              <w:numId w:val="44"/>
            </w:numPr>
            <w:tabs>
              <w:tab w:val="num" w:pos="792"/>
            </w:tabs>
            <w:ind w:left="792" w:hanging="432"/>
          </w:pPr>
        </w:pPrChange>
      </w:pPr>
      <w:ins w:id="1509" w:author="Joey Tatú" w:date="2019-11-27T15:49:00Z">
        <w:r>
          <w:t xml:space="preserve">The </w:t>
        </w:r>
      </w:ins>
      <w:ins w:id="1510" w:author="Joey Tatú" w:date="2019-11-27T15:50:00Z">
        <w:r>
          <w:t>Client</w:t>
        </w:r>
      </w:ins>
      <w:ins w:id="1511" w:author="Joey Tatú" w:date="2019-11-27T15:49:00Z">
        <w:r>
          <w:t xml:space="preserve"> inputs their name, location, bio, interested in (i.e. tattoos, piercings and/or body modifications), profile photo.</w:t>
        </w:r>
      </w:ins>
    </w:p>
    <w:p w14:paraId="246E840B" w14:textId="77777777" w:rsidR="009B2F24" w:rsidRDefault="009B2F24">
      <w:pPr>
        <w:pStyle w:val="ListParagraph"/>
        <w:numPr>
          <w:ilvl w:val="0"/>
          <w:numId w:val="79"/>
        </w:numPr>
        <w:spacing w:after="120"/>
        <w:jc w:val="both"/>
        <w:rPr>
          <w:ins w:id="1512" w:author="Joey Tatú" w:date="2019-11-27T15:49:00Z"/>
        </w:rPr>
        <w:pPrChange w:id="1513" w:author="Joey Tatú" w:date="2019-11-27T15:49:00Z">
          <w:pPr>
            <w:pStyle w:val="ListParagraph"/>
            <w:numPr>
              <w:numId w:val="44"/>
            </w:numPr>
            <w:tabs>
              <w:tab w:val="num" w:pos="792"/>
            </w:tabs>
            <w:ind w:left="792" w:hanging="432"/>
          </w:pPr>
        </w:pPrChange>
      </w:pPr>
      <w:ins w:id="1514" w:author="Joey Tatú" w:date="2019-11-27T15:49:00Z">
        <w:r>
          <w:t>The Artist selects</w:t>
        </w:r>
      </w:ins>
      <w:r>
        <w:t xml:space="preserve"> the inputs.</w:t>
      </w:r>
    </w:p>
    <w:p w14:paraId="3ECC666C" w14:textId="77777777" w:rsidR="009B2F24" w:rsidRDefault="009B2F24">
      <w:pPr>
        <w:pStyle w:val="ListParagraph"/>
        <w:numPr>
          <w:ilvl w:val="0"/>
          <w:numId w:val="79"/>
        </w:numPr>
        <w:spacing w:after="120"/>
        <w:jc w:val="both"/>
        <w:rPr>
          <w:ins w:id="1515" w:author="Joey Tatú" w:date="2019-11-27T15:49:00Z"/>
        </w:rPr>
        <w:pPrChange w:id="1516" w:author="Joey Tatú" w:date="2019-11-27T15:49:00Z">
          <w:pPr>
            <w:pStyle w:val="ListParagraph"/>
            <w:numPr>
              <w:numId w:val="44"/>
            </w:numPr>
            <w:tabs>
              <w:tab w:val="num" w:pos="792"/>
            </w:tabs>
            <w:ind w:left="792" w:hanging="432"/>
          </w:pPr>
        </w:pPrChange>
      </w:pPr>
      <w:ins w:id="1517" w:author="Joey Tatú" w:date="2019-11-27T15:49:00Z">
        <w:r>
          <w:t>The System encrypts the data and sends it to the database.</w:t>
        </w:r>
      </w:ins>
    </w:p>
    <w:p w14:paraId="42822190" w14:textId="77777777" w:rsidR="009B2F24" w:rsidRDefault="009B2F24">
      <w:pPr>
        <w:pStyle w:val="ListParagraph"/>
        <w:numPr>
          <w:ilvl w:val="0"/>
          <w:numId w:val="79"/>
        </w:numPr>
        <w:spacing w:after="120"/>
        <w:jc w:val="both"/>
        <w:rPr>
          <w:ins w:id="1518" w:author="Joey Tatú" w:date="2019-11-27T15:49:00Z"/>
        </w:rPr>
        <w:pPrChange w:id="1519" w:author="Joey Tatú" w:date="2019-11-27T15:49:00Z">
          <w:pPr>
            <w:pStyle w:val="ListParagraph"/>
            <w:numPr>
              <w:numId w:val="44"/>
            </w:numPr>
            <w:tabs>
              <w:tab w:val="num" w:pos="792"/>
            </w:tabs>
            <w:ind w:left="792" w:hanging="432"/>
          </w:pPr>
        </w:pPrChange>
      </w:pPr>
      <w:ins w:id="1520" w:author="Joey Tatú" w:date="2019-11-27T15:49:00Z">
        <w:r>
          <w:t xml:space="preserve">The System shows the </w:t>
        </w:r>
      </w:ins>
      <w:ins w:id="1521" w:author="Joey Tatú" w:date="2019-11-27T15:50:00Z">
        <w:r>
          <w:t>Client</w:t>
        </w:r>
      </w:ins>
      <w:ins w:id="1522" w:author="Joey Tatú" w:date="2019-11-27T15:49:00Z">
        <w:r>
          <w:t xml:space="preserve"> their profile page.</w:t>
        </w:r>
      </w:ins>
    </w:p>
    <w:p w14:paraId="154E7379" w14:textId="77777777" w:rsidR="009B2F24" w:rsidRDefault="009B2F24">
      <w:pPr>
        <w:pStyle w:val="ListParagraph"/>
        <w:numPr>
          <w:ilvl w:val="0"/>
          <w:numId w:val="79"/>
        </w:numPr>
        <w:spacing w:after="120"/>
        <w:jc w:val="both"/>
        <w:rPr>
          <w:ins w:id="1523" w:author="Joey Tatú" w:date="2019-11-27T15:49:00Z"/>
        </w:rPr>
        <w:pPrChange w:id="1524" w:author="Joey Tatú" w:date="2019-11-27T15:49:00Z">
          <w:pPr>
            <w:pStyle w:val="ListParagraph"/>
            <w:numPr>
              <w:numId w:val="44"/>
            </w:numPr>
            <w:tabs>
              <w:tab w:val="num" w:pos="792"/>
            </w:tabs>
            <w:ind w:left="792" w:hanging="432"/>
          </w:pPr>
        </w:pPrChange>
      </w:pPr>
      <w:ins w:id="1525" w:author="Joey Tatú" w:date="2019-11-27T15:49:00Z">
        <w:r>
          <w:t>The Artist selects “Home”</w:t>
        </w:r>
      </w:ins>
    </w:p>
    <w:p w14:paraId="7DB09A7B" w14:textId="77777777" w:rsidR="009B2F24" w:rsidRDefault="009B2F24">
      <w:pPr>
        <w:pStyle w:val="ListParagraph"/>
        <w:numPr>
          <w:ilvl w:val="0"/>
          <w:numId w:val="79"/>
        </w:numPr>
        <w:spacing w:after="120"/>
        <w:jc w:val="both"/>
        <w:rPr>
          <w:ins w:id="1526" w:author="Joey Tatú" w:date="2019-11-27T15:49:00Z"/>
        </w:rPr>
        <w:pPrChange w:id="1527" w:author="Joey Tatú" w:date="2019-11-27T15:49:00Z">
          <w:pPr>
            <w:pStyle w:val="ListParagraph"/>
            <w:numPr>
              <w:numId w:val="44"/>
            </w:numPr>
            <w:tabs>
              <w:tab w:val="num" w:pos="792"/>
            </w:tabs>
            <w:ind w:left="792" w:hanging="432"/>
          </w:pPr>
        </w:pPrChange>
      </w:pPr>
      <w:ins w:id="1528" w:author="Joey Tatú" w:date="2019-11-27T15:49:00Z">
        <w:r>
          <w:t xml:space="preserve">The System shows the </w:t>
        </w:r>
      </w:ins>
      <w:ins w:id="1529" w:author="Joey Tatú" w:date="2019-11-27T15:50:00Z">
        <w:r>
          <w:t xml:space="preserve">Client </w:t>
        </w:r>
      </w:ins>
      <w:ins w:id="1530" w:author="Joey Tatú" w:date="2019-11-27T15:49:00Z">
        <w:r>
          <w:t>their home menu.</w:t>
        </w:r>
      </w:ins>
    </w:p>
    <w:p w14:paraId="7B23635B" w14:textId="77777777" w:rsidR="009B2F24" w:rsidRPr="0072775B" w:rsidRDefault="009B2F24">
      <w:pPr>
        <w:rPr>
          <w:ins w:id="1531" w:author="Joey Tatú" w:date="2019-11-27T15:49:00Z"/>
        </w:rPr>
        <w:pPrChange w:id="1532" w:author="Joey Tatú" w:date="2019-11-27T15:51:00Z">
          <w:pPr>
            <w:ind w:left="1293"/>
          </w:pPr>
        </w:pPrChange>
      </w:pPr>
    </w:p>
    <w:p w14:paraId="17A791DF" w14:textId="77777777" w:rsidR="009B2F24" w:rsidRPr="0072775B" w:rsidRDefault="009B2F24">
      <w:pPr>
        <w:ind w:left="1293"/>
        <w:rPr>
          <w:rPrChange w:id="1533" w:author="Joey Tatú" w:date="2019-11-27T15:51:00Z">
            <w:rPr>
              <w:b/>
            </w:rPr>
          </w:rPrChange>
        </w:rPr>
        <w:pPrChange w:id="1534" w:author="Joey Tatú" w:date="2019-11-27T15:51:00Z">
          <w:pPr>
            <w:ind w:left="576"/>
          </w:pPr>
        </w:pPrChange>
      </w:pPr>
      <w:ins w:id="1535" w:author="Joey Tatú" w:date="2019-11-27T15:49:00Z">
        <w:r w:rsidRPr="00634CE1">
          <w:t xml:space="preserve">(Function: </w:t>
        </w:r>
        <w:r>
          <w:t>Make booking</w:t>
        </w:r>
        <w:r w:rsidRPr="00634CE1">
          <w:t>)</w:t>
        </w:r>
      </w:ins>
    </w:p>
    <w:p w14:paraId="1293DC93" w14:textId="77777777" w:rsidR="009B2F24" w:rsidRPr="00FD222E" w:rsidRDefault="009B2F24">
      <w:pPr>
        <w:numPr>
          <w:ilvl w:val="0"/>
          <w:numId w:val="79"/>
        </w:numPr>
        <w:spacing w:line="240" w:lineRule="auto"/>
        <w:pPrChange w:id="1536" w:author="Joey Tatú" w:date="2019-11-27T15:51:00Z">
          <w:pPr>
            <w:numPr>
              <w:numId w:val="9"/>
            </w:numPr>
            <w:tabs>
              <w:tab w:val="num" w:pos="1800"/>
            </w:tabs>
            <w:ind w:left="1800" w:hanging="360"/>
          </w:pPr>
        </w:pPrChange>
      </w:pPr>
      <w:r w:rsidRPr="00FD222E">
        <w:t xml:space="preserve">The Client </w:t>
      </w:r>
      <w:r>
        <w:t>accesses their Bookings on the System.</w:t>
      </w:r>
    </w:p>
    <w:p w14:paraId="4D81AE98" w14:textId="77777777" w:rsidR="009B2F24" w:rsidRPr="00FD222E" w:rsidRDefault="009B2F24">
      <w:pPr>
        <w:numPr>
          <w:ilvl w:val="0"/>
          <w:numId w:val="79"/>
        </w:numPr>
        <w:spacing w:line="240" w:lineRule="auto"/>
        <w:pPrChange w:id="1537" w:author="Joey Tatú" w:date="2019-11-27T15:51:00Z">
          <w:pPr>
            <w:numPr>
              <w:numId w:val="9"/>
            </w:numPr>
            <w:tabs>
              <w:tab w:val="num" w:pos="1800"/>
            </w:tabs>
            <w:ind w:left="1800" w:hanging="360"/>
          </w:pPr>
        </w:pPrChange>
      </w:pPr>
      <w:r w:rsidRPr="00FD222E">
        <w:t>The System loads the Bookings page.</w:t>
      </w:r>
    </w:p>
    <w:p w14:paraId="0313EA18" w14:textId="77777777" w:rsidR="009B2F24" w:rsidRPr="00FD222E" w:rsidRDefault="009B2F24">
      <w:pPr>
        <w:numPr>
          <w:ilvl w:val="0"/>
          <w:numId w:val="79"/>
        </w:numPr>
        <w:spacing w:line="240" w:lineRule="auto"/>
        <w:pPrChange w:id="1538" w:author="Joey Tatú" w:date="2019-11-27T15:51:00Z">
          <w:pPr>
            <w:numPr>
              <w:numId w:val="9"/>
            </w:numPr>
            <w:tabs>
              <w:tab w:val="num" w:pos="1800"/>
            </w:tabs>
            <w:ind w:left="1800" w:hanging="360"/>
          </w:pPr>
        </w:pPrChange>
      </w:pPr>
      <w:r w:rsidRPr="00FD222E">
        <w:t xml:space="preserve">The Client </w:t>
      </w:r>
      <w:r>
        <w:t xml:space="preserve">adds a new booking on the System. </w:t>
      </w:r>
      <w:r w:rsidRPr="00FD222E">
        <w:t xml:space="preserve"> &lt;See A1&gt;</w:t>
      </w:r>
    </w:p>
    <w:p w14:paraId="2E084B46" w14:textId="77777777" w:rsidR="009B2F24" w:rsidRPr="00FD222E" w:rsidRDefault="009B2F24">
      <w:pPr>
        <w:numPr>
          <w:ilvl w:val="0"/>
          <w:numId w:val="79"/>
        </w:numPr>
        <w:spacing w:line="240" w:lineRule="auto"/>
        <w:pPrChange w:id="1539" w:author="Joey Tatú" w:date="2019-11-27T15:51:00Z">
          <w:pPr>
            <w:numPr>
              <w:numId w:val="9"/>
            </w:numPr>
            <w:tabs>
              <w:tab w:val="num" w:pos="1800"/>
            </w:tabs>
            <w:ind w:left="1800" w:hanging="360"/>
          </w:pPr>
        </w:pPrChange>
      </w:pPr>
      <w:r w:rsidRPr="00FD222E">
        <w:t>The System loads the Edit Booking page.</w:t>
      </w:r>
    </w:p>
    <w:p w14:paraId="0F3C8AE3" w14:textId="77777777" w:rsidR="009B2F24" w:rsidRPr="00FD222E" w:rsidRDefault="009B2F24">
      <w:pPr>
        <w:numPr>
          <w:ilvl w:val="0"/>
          <w:numId w:val="79"/>
        </w:numPr>
        <w:spacing w:line="240" w:lineRule="auto"/>
        <w:pPrChange w:id="1540" w:author="Joey Tatú" w:date="2019-11-27T15:51:00Z">
          <w:pPr>
            <w:numPr>
              <w:numId w:val="9"/>
            </w:numPr>
            <w:tabs>
              <w:tab w:val="num" w:pos="1800"/>
            </w:tabs>
            <w:ind w:left="1800" w:hanging="360"/>
          </w:pPr>
        </w:pPrChange>
      </w:pPr>
      <w:r w:rsidRPr="00FD222E">
        <w:t>The Client inserts the relevant information (size and location of (e.g.) tattoo)</w:t>
      </w:r>
    </w:p>
    <w:p w14:paraId="20A8D167" w14:textId="77777777" w:rsidR="009B2F24" w:rsidRPr="00FD222E" w:rsidRDefault="009B2F24">
      <w:pPr>
        <w:numPr>
          <w:ilvl w:val="0"/>
          <w:numId w:val="79"/>
        </w:numPr>
        <w:spacing w:line="240" w:lineRule="auto"/>
        <w:pPrChange w:id="1541" w:author="Joey Tatú" w:date="2019-11-27T15:51:00Z">
          <w:pPr>
            <w:numPr>
              <w:numId w:val="9"/>
            </w:numPr>
            <w:tabs>
              <w:tab w:val="num" w:pos="1800"/>
            </w:tabs>
            <w:ind w:left="1800" w:hanging="360"/>
          </w:pPr>
        </w:pPrChange>
      </w:pPr>
      <w:r w:rsidRPr="00FD222E">
        <w:t>The Client selects the date and start time of the booking.</w:t>
      </w:r>
    </w:p>
    <w:p w14:paraId="077612F8" w14:textId="77777777" w:rsidR="009B2F24" w:rsidRPr="00FD222E" w:rsidRDefault="009B2F24">
      <w:pPr>
        <w:numPr>
          <w:ilvl w:val="0"/>
          <w:numId w:val="79"/>
        </w:numPr>
        <w:spacing w:line="240" w:lineRule="auto"/>
        <w:pPrChange w:id="1542" w:author="Joey Tatú" w:date="2019-11-27T15:51:00Z">
          <w:pPr>
            <w:numPr>
              <w:numId w:val="9"/>
            </w:numPr>
            <w:tabs>
              <w:tab w:val="num" w:pos="1800"/>
            </w:tabs>
            <w:ind w:left="1800" w:hanging="360"/>
          </w:pPr>
        </w:pPrChange>
      </w:pPr>
      <w:r w:rsidRPr="00FD222E">
        <w:t>The Client uploads reference photos</w:t>
      </w:r>
    </w:p>
    <w:p w14:paraId="57C2708F" w14:textId="77777777" w:rsidR="009B2F24" w:rsidRPr="00FD222E" w:rsidRDefault="009B2F24">
      <w:pPr>
        <w:numPr>
          <w:ilvl w:val="0"/>
          <w:numId w:val="79"/>
        </w:numPr>
        <w:spacing w:line="240" w:lineRule="auto"/>
        <w:pPrChange w:id="1543" w:author="Joey Tatú" w:date="2019-11-27T15:51:00Z">
          <w:pPr>
            <w:numPr>
              <w:numId w:val="9"/>
            </w:numPr>
            <w:tabs>
              <w:tab w:val="num" w:pos="1800"/>
            </w:tabs>
            <w:ind w:left="1800" w:hanging="360"/>
          </w:pPr>
        </w:pPrChange>
      </w:pPr>
      <w:r w:rsidRPr="00FD222E">
        <w:t>The System shows the price.</w:t>
      </w:r>
    </w:p>
    <w:p w14:paraId="59650E31" w14:textId="77777777" w:rsidR="009B2F24" w:rsidRPr="00FD222E" w:rsidRDefault="009B2F24">
      <w:pPr>
        <w:numPr>
          <w:ilvl w:val="0"/>
          <w:numId w:val="79"/>
        </w:numPr>
        <w:spacing w:line="240" w:lineRule="auto"/>
        <w:pPrChange w:id="1544" w:author="Joey Tatú" w:date="2019-11-27T15:51:00Z">
          <w:pPr>
            <w:numPr>
              <w:numId w:val="9"/>
            </w:numPr>
            <w:tabs>
              <w:tab w:val="num" w:pos="1800"/>
            </w:tabs>
            <w:ind w:left="1800" w:hanging="360"/>
          </w:pPr>
        </w:pPrChange>
      </w:pPr>
      <w:r w:rsidRPr="00FD222E">
        <w:t xml:space="preserve">The Client </w:t>
      </w:r>
      <w:r>
        <w:t>continues</w:t>
      </w:r>
    </w:p>
    <w:p w14:paraId="14DE4B64" w14:textId="77777777" w:rsidR="009B2F24" w:rsidRPr="00FD222E" w:rsidRDefault="009B2F24">
      <w:pPr>
        <w:numPr>
          <w:ilvl w:val="0"/>
          <w:numId w:val="79"/>
        </w:numPr>
        <w:spacing w:line="240" w:lineRule="auto"/>
        <w:pPrChange w:id="1545" w:author="Joey Tatú" w:date="2019-11-27T15:51:00Z">
          <w:pPr>
            <w:numPr>
              <w:numId w:val="9"/>
            </w:numPr>
            <w:tabs>
              <w:tab w:val="num" w:pos="1800"/>
            </w:tabs>
            <w:ind w:left="1800" w:hanging="360"/>
          </w:pPr>
        </w:pPrChange>
      </w:pPr>
      <w:r w:rsidRPr="00FD222E">
        <w:t>The System send</w:t>
      </w:r>
      <w:ins w:id="1546" w:author="Joey Tatú [2]" w:date="2019-11-27T16:44:00Z">
        <w:r>
          <w:t>s</w:t>
        </w:r>
      </w:ins>
      <w:r w:rsidRPr="00FD222E">
        <w:t xml:space="preserve"> the Client to the Payment System.</w:t>
      </w:r>
    </w:p>
    <w:p w14:paraId="2EFEE9C9" w14:textId="77777777" w:rsidR="009B2F24" w:rsidRPr="00FD222E" w:rsidRDefault="009B2F24" w:rsidP="009B2F24">
      <w:pPr>
        <w:ind w:left="933" w:firstLine="360"/>
      </w:pPr>
      <w:r w:rsidRPr="00FD222E">
        <w:t>(External: Payment System put transaction on hold.)</w:t>
      </w:r>
    </w:p>
    <w:p w14:paraId="045B8F2D" w14:textId="77777777" w:rsidR="009B2F24" w:rsidRPr="00FD222E" w:rsidRDefault="009B2F24">
      <w:pPr>
        <w:numPr>
          <w:ilvl w:val="0"/>
          <w:numId w:val="79"/>
        </w:numPr>
        <w:spacing w:line="240" w:lineRule="auto"/>
        <w:pPrChange w:id="1547" w:author="Joey Tatú" w:date="2019-11-27T15:51:00Z">
          <w:pPr>
            <w:numPr>
              <w:numId w:val="9"/>
            </w:numPr>
            <w:tabs>
              <w:tab w:val="num" w:pos="1800"/>
            </w:tabs>
            <w:ind w:left="1800" w:hanging="360"/>
          </w:pPr>
        </w:pPrChange>
      </w:pPr>
      <w:r w:rsidRPr="00FD222E">
        <w:t>The System checks if there are any overlapping appointments. &lt;See A2, E1&gt;</w:t>
      </w:r>
    </w:p>
    <w:p w14:paraId="47906BF1" w14:textId="77777777" w:rsidR="009B2F24" w:rsidRPr="00FD222E" w:rsidRDefault="009B2F24">
      <w:pPr>
        <w:numPr>
          <w:ilvl w:val="0"/>
          <w:numId w:val="79"/>
        </w:numPr>
        <w:spacing w:line="240" w:lineRule="auto"/>
        <w:pPrChange w:id="1548" w:author="Joey Tatú" w:date="2019-11-27T15:51:00Z">
          <w:pPr>
            <w:numPr>
              <w:numId w:val="9"/>
            </w:numPr>
            <w:tabs>
              <w:tab w:val="num" w:pos="1800"/>
            </w:tabs>
            <w:ind w:left="1800" w:hanging="360"/>
          </w:pPr>
        </w:pPrChange>
      </w:pPr>
      <w:r w:rsidRPr="00FD222E">
        <w:t>The System sets the booking to “unconfirmed”.</w:t>
      </w:r>
    </w:p>
    <w:p w14:paraId="0A89D80B" w14:textId="77777777" w:rsidR="009B2F24" w:rsidRPr="00FD222E" w:rsidRDefault="009B2F24">
      <w:pPr>
        <w:numPr>
          <w:ilvl w:val="0"/>
          <w:numId w:val="79"/>
        </w:numPr>
        <w:spacing w:line="240" w:lineRule="auto"/>
        <w:pPrChange w:id="1549" w:author="Joey Tatú" w:date="2019-11-27T15:51:00Z">
          <w:pPr>
            <w:numPr>
              <w:numId w:val="9"/>
            </w:numPr>
            <w:tabs>
              <w:tab w:val="num" w:pos="1800"/>
            </w:tabs>
            <w:ind w:left="1800" w:hanging="360"/>
          </w:pPr>
        </w:pPrChange>
      </w:pPr>
      <w:r w:rsidRPr="00FD222E">
        <w:t>The System generates a booking reference number and adds it to the appointment.</w:t>
      </w:r>
    </w:p>
    <w:p w14:paraId="6531C927" w14:textId="77777777" w:rsidR="009B2F24" w:rsidRPr="00FD222E" w:rsidRDefault="009B2F24">
      <w:pPr>
        <w:numPr>
          <w:ilvl w:val="0"/>
          <w:numId w:val="79"/>
        </w:numPr>
        <w:spacing w:line="240" w:lineRule="auto"/>
        <w:pPrChange w:id="1550" w:author="Joey Tatú" w:date="2019-11-27T15:51:00Z">
          <w:pPr>
            <w:numPr>
              <w:numId w:val="9"/>
            </w:numPr>
            <w:tabs>
              <w:tab w:val="num" w:pos="1800"/>
            </w:tabs>
            <w:ind w:left="1800" w:hanging="360"/>
          </w:pPr>
        </w:pPrChange>
      </w:pPr>
      <w:r w:rsidRPr="00FD222E">
        <w:t>The System inserts the data into the</w:t>
      </w:r>
      <w:del w:id="1551" w:author="Joey Tatú" w:date="2019-11-27T15:52:00Z">
        <w:r w:rsidRPr="00FD222E" w:rsidDel="0072775B">
          <w:delText xml:space="preserve"> </w:delText>
        </w:r>
      </w:del>
      <w:del w:id="1552" w:author="Joey Tatú" w:date="2019-11-27T14:19:00Z">
        <w:r w:rsidRPr="00FD222E" w:rsidDel="0060759B">
          <w:delText>MySQL</w:delText>
        </w:r>
      </w:del>
      <w:r w:rsidRPr="00FD222E">
        <w:t xml:space="preserve"> database.</w:t>
      </w:r>
    </w:p>
    <w:p w14:paraId="41FECEFC" w14:textId="77777777" w:rsidR="009B2F24" w:rsidRPr="00FD222E" w:rsidRDefault="009B2F24">
      <w:pPr>
        <w:numPr>
          <w:ilvl w:val="0"/>
          <w:numId w:val="79"/>
        </w:numPr>
        <w:spacing w:line="240" w:lineRule="auto"/>
        <w:pPrChange w:id="1553" w:author="Joey Tatú" w:date="2019-11-27T15:51:00Z">
          <w:pPr>
            <w:numPr>
              <w:numId w:val="9"/>
            </w:numPr>
            <w:tabs>
              <w:tab w:val="num" w:pos="1800"/>
            </w:tabs>
            <w:ind w:left="1800" w:hanging="360"/>
          </w:pPr>
        </w:pPrChange>
      </w:pPr>
      <w:r w:rsidRPr="00FD222E">
        <w:t>The System loads the Booking Saved page, notifying the Client the booking is saved.</w:t>
      </w:r>
    </w:p>
    <w:p w14:paraId="67577003" w14:textId="77777777" w:rsidR="009B2F24" w:rsidRPr="00FD222E" w:rsidRDefault="009B2F24">
      <w:pPr>
        <w:numPr>
          <w:ilvl w:val="0"/>
          <w:numId w:val="79"/>
        </w:numPr>
        <w:spacing w:line="240" w:lineRule="auto"/>
        <w:pPrChange w:id="1554" w:author="Joey Tatú" w:date="2019-11-27T15:51:00Z">
          <w:pPr>
            <w:numPr>
              <w:numId w:val="9"/>
            </w:numPr>
            <w:tabs>
              <w:tab w:val="num" w:pos="1800"/>
            </w:tabs>
            <w:ind w:left="1800" w:hanging="360"/>
          </w:pPr>
        </w:pPrChange>
      </w:pPr>
      <w:r w:rsidRPr="00FD222E">
        <w:t>The Client returns to the home menu.</w:t>
      </w:r>
    </w:p>
    <w:p w14:paraId="20711475" w14:textId="77777777" w:rsidR="009B2F24" w:rsidRPr="00FD222E" w:rsidRDefault="009B2F24">
      <w:pPr>
        <w:numPr>
          <w:ilvl w:val="0"/>
          <w:numId w:val="79"/>
        </w:numPr>
        <w:spacing w:line="240" w:lineRule="auto"/>
        <w:pPrChange w:id="1555" w:author="Joey Tatú" w:date="2019-11-27T15:51:00Z">
          <w:pPr>
            <w:numPr>
              <w:numId w:val="9"/>
            </w:numPr>
            <w:tabs>
              <w:tab w:val="num" w:pos="1800"/>
            </w:tabs>
            <w:ind w:left="1800" w:hanging="360"/>
          </w:pPr>
        </w:pPrChange>
      </w:pPr>
      <w:r w:rsidRPr="00FD222E">
        <w:t>The System notifies the Artist of a new appointment.</w:t>
      </w:r>
    </w:p>
    <w:p w14:paraId="2D2A9F87" w14:textId="77777777" w:rsidR="009B2F24" w:rsidRPr="00FD222E" w:rsidRDefault="009B2F24">
      <w:pPr>
        <w:numPr>
          <w:ilvl w:val="0"/>
          <w:numId w:val="79"/>
        </w:numPr>
        <w:spacing w:line="240" w:lineRule="auto"/>
        <w:pPrChange w:id="1556" w:author="Joey Tatú" w:date="2019-11-27T15:51:00Z">
          <w:pPr>
            <w:numPr>
              <w:numId w:val="9"/>
            </w:numPr>
            <w:tabs>
              <w:tab w:val="num" w:pos="1800"/>
            </w:tabs>
            <w:ind w:left="1800" w:hanging="360"/>
          </w:pPr>
        </w:pPrChange>
      </w:pPr>
      <w:r w:rsidRPr="00FD222E">
        <w:t xml:space="preserve">The Artist </w:t>
      </w:r>
      <w:r>
        <w:t>confirms the appointment.</w:t>
      </w:r>
      <w:r w:rsidRPr="00FD222E">
        <w:t xml:space="preserve"> &lt;See A3, E2&gt;</w:t>
      </w:r>
    </w:p>
    <w:p w14:paraId="5736BB68" w14:textId="77777777" w:rsidR="009B2F24" w:rsidRPr="00FD222E" w:rsidRDefault="009B2F24">
      <w:pPr>
        <w:numPr>
          <w:ilvl w:val="0"/>
          <w:numId w:val="79"/>
        </w:numPr>
        <w:spacing w:line="240" w:lineRule="auto"/>
        <w:pPrChange w:id="1557" w:author="Joey Tatú" w:date="2019-11-27T15:51:00Z">
          <w:pPr>
            <w:numPr>
              <w:numId w:val="9"/>
            </w:numPr>
            <w:tabs>
              <w:tab w:val="num" w:pos="1800"/>
            </w:tabs>
            <w:ind w:left="1800" w:hanging="360"/>
          </w:pPr>
        </w:pPrChange>
      </w:pPr>
      <w:r w:rsidRPr="00FD222E">
        <w:t>The System notifies the Payment System to process payment.</w:t>
      </w:r>
    </w:p>
    <w:p w14:paraId="69C07BEA" w14:textId="77777777" w:rsidR="009B2F24" w:rsidRPr="00FD222E" w:rsidRDefault="009B2F24">
      <w:pPr>
        <w:numPr>
          <w:ilvl w:val="0"/>
          <w:numId w:val="79"/>
        </w:numPr>
        <w:spacing w:line="240" w:lineRule="auto"/>
        <w:pPrChange w:id="1558" w:author="Joey Tatú" w:date="2019-11-27T15:51:00Z">
          <w:pPr>
            <w:numPr>
              <w:numId w:val="9"/>
            </w:numPr>
            <w:tabs>
              <w:tab w:val="num" w:pos="1800"/>
            </w:tabs>
            <w:ind w:left="1800" w:hanging="360"/>
          </w:pPr>
        </w:pPrChange>
      </w:pPr>
      <w:r w:rsidRPr="00FD222E">
        <w:t>The System sets the booking to “confirmed”.</w:t>
      </w:r>
    </w:p>
    <w:p w14:paraId="185EB8DF" w14:textId="77777777" w:rsidR="009B2F24" w:rsidRPr="00FD222E" w:rsidRDefault="009B2F24">
      <w:pPr>
        <w:numPr>
          <w:ilvl w:val="0"/>
          <w:numId w:val="79"/>
        </w:numPr>
        <w:spacing w:line="240" w:lineRule="auto"/>
        <w:pPrChange w:id="1559" w:author="Joey Tatú" w:date="2019-11-27T15:51:00Z">
          <w:pPr>
            <w:numPr>
              <w:numId w:val="9"/>
            </w:numPr>
            <w:tabs>
              <w:tab w:val="num" w:pos="1800"/>
            </w:tabs>
            <w:ind w:left="1800" w:hanging="360"/>
          </w:pPr>
        </w:pPrChange>
      </w:pPr>
      <w:r w:rsidRPr="00FD222E">
        <w:lastRenderedPageBreak/>
        <w:t>The System notifies the Client that their booking is confirmed.</w:t>
      </w:r>
    </w:p>
    <w:p w14:paraId="04E6F5F8" w14:textId="77777777" w:rsidR="009B2F24" w:rsidRPr="00FD222E" w:rsidRDefault="009B2F24" w:rsidP="009B2F24">
      <w:pPr>
        <w:ind w:left="1293"/>
      </w:pPr>
    </w:p>
    <w:p w14:paraId="2B76CBFD" w14:textId="77777777" w:rsidR="009B2F24" w:rsidRPr="00FD222E" w:rsidRDefault="009B2F24" w:rsidP="009B2F24">
      <w:pPr>
        <w:ind w:left="576"/>
        <w:rPr>
          <w:b/>
        </w:rPr>
      </w:pPr>
      <w:r w:rsidRPr="00FD222E">
        <w:rPr>
          <w:b/>
        </w:rPr>
        <w:t>Alternate flow</w:t>
      </w:r>
    </w:p>
    <w:p w14:paraId="077C78CA" w14:textId="77777777" w:rsidR="009B2F24" w:rsidRPr="00FD222E" w:rsidRDefault="009B2F24" w:rsidP="009B2F24">
      <w:pPr>
        <w:pStyle w:val="A"/>
        <w:numPr>
          <w:ilvl w:val="0"/>
          <w:numId w:val="0"/>
        </w:numPr>
        <w:ind w:left="933" w:hanging="357"/>
        <w:rPr>
          <w:lang w:val="en-IE"/>
        </w:rPr>
      </w:pPr>
      <w:r w:rsidRPr="00FD222E">
        <w:rPr>
          <w:lang w:val="en-IE"/>
        </w:rPr>
        <w:t>A1: &lt;Edit appointment&gt;</w:t>
      </w:r>
    </w:p>
    <w:p w14:paraId="4D32829F" w14:textId="77777777" w:rsidR="009B2F24" w:rsidRPr="00FD222E" w:rsidRDefault="009B2F24">
      <w:pPr>
        <w:pStyle w:val="A"/>
        <w:numPr>
          <w:ilvl w:val="0"/>
          <w:numId w:val="80"/>
        </w:numPr>
        <w:rPr>
          <w:lang w:val="en-IE"/>
        </w:rPr>
        <w:pPrChange w:id="1560" w:author="Joey Tatú" w:date="2019-11-27T15:54:00Z">
          <w:pPr>
            <w:pStyle w:val="A"/>
            <w:numPr>
              <w:numId w:val="23"/>
            </w:numPr>
            <w:tabs>
              <w:tab w:val="num" w:pos="1293"/>
            </w:tabs>
            <w:ind w:left="1293" w:hanging="360"/>
          </w:pPr>
        </w:pPrChange>
      </w:pPr>
      <w:r w:rsidRPr="00FD222E">
        <w:rPr>
          <w:lang w:val="en-IE"/>
        </w:rPr>
        <w:t>The Client selects a booking</w:t>
      </w:r>
    </w:p>
    <w:p w14:paraId="25C9F22B" w14:textId="77777777" w:rsidR="009B2F24" w:rsidRPr="00FD222E" w:rsidRDefault="009B2F24">
      <w:pPr>
        <w:pStyle w:val="A"/>
        <w:numPr>
          <w:ilvl w:val="0"/>
          <w:numId w:val="80"/>
        </w:numPr>
        <w:rPr>
          <w:lang w:val="en-IE"/>
        </w:rPr>
        <w:pPrChange w:id="1561" w:author="Joey Tatú" w:date="2019-11-27T15:54:00Z">
          <w:pPr>
            <w:pStyle w:val="A"/>
            <w:numPr>
              <w:numId w:val="23"/>
            </w:numPr>
            <w:tabs>
              <w:tab w:val="num" w:pos="1293"/>
            </w:tabs>
            <w:ind w:left="1293" w:hanging="360"/>
          </w:pPr>
        </w:pPrChange>
      </w:pPr>
      <w:r w:rsidRPr="00FD222E">
        <w:rPr>
          <w:lang w:val="en-IE"/>
        </w:rPr>
        <w:t xml:space="preserve">The Client </w:t>
      </w:r>
      <w:r>
        <w:rPr>
          <w:lang w:val="en-IE"/>
        </w:rPr>
        <w:t>edits the booking on the system.</w:t>
      </w:r>
    </w:p>
    <w:p w14:paraId="4F5C1E62" w14:textId="77777777" w:rsidR="009B2F24" w:rsidRPr="00FD222E" w:rsidRDefault="009B2F24">
      <w:pPr>
        <w:pStyle w:val="A"/>
        <w:numPr>
          <w:ilvl w:val="0"/>
          <w:numId w:val="80"/>
        </w:numPr>
        <w:rPr>
          <w:lang w:val="en-IE"/>
        </w:rPr>
        <w:pPrChange w:id="1562" w:author="Joey Tatú" w:date="2019-11-27T15:54:00Z">
          <w:pPr>
            <w:pStyle w:val="A"/>
            <w:numPr>
              <w:numId w:val="23"/>
            </w:numPr>
            <w:tabs>
              <w:tab w:val="num" w:pos="1293"/>
            </w:tabs>
            <w:ind w:left="1293" w:hanging="360"/>
          </w:pPr>
        </w:pPrChange>
      </w:pPr>
      <w:r w:rsidRPr="00FD222E">
        <w:rPr>
          <w:lang w:val="en-IE"/>
        </w:rPr>
        <w:t xml:space="preserve">The System retrieves the booking data from the </w:t>
      </w:r>
      <w:del w:id="1563" w:author="Joey Tatú" w:date="2019-11-27T14:19:00Z">
        <w:r w:rsidRPr="00FD222E" w:rsidDel="0060759B">
          <w:rPr>
            <w:lang w:val="en-IE"/>
          </w:rPr>
          <w:delText>MySQL</w:delText>
        </w:r>
      </w:del>
      <w:r w:rsidRPr="00FD222E">
        <w:rPr>
          <w:lang w:val="en-IE"/>
        </w:rPr>
        <w:t xml:space="preserve"> database.</w:t>
      </w:r>
    </w:p>
    <w:p w14:paraId="1C066960" w14:textId="77777777" w:rsidR="009B2F24" w:rsidRPr="00FD222E" w:rsidRDefault="009B2F24" w:rsidP="009B2F24">
      <w:pPr>
        <w:ind w:left="1296"/>
      </w:pPr>
      <w:r w:rsidRPr="00FD222E">
        <w:t xml:space="preserve">&lt;returns to number </w:t>
      </w:r>
      <w:del w:id="1564" w:author="Joey Tatú" w:date="2019-11-27T15:53:00Z">
        <w:r w:rsidRPr="00FD222E" w:rsidDel="0072775B">
          <w:delText xml:space="preserve">5 </w:delText>
        </w:r>
      </w:del>
      <w:ins w:id="1565" w:author="Joey Tatú" w:date="2019-11-27T15:53:00Z">
        <w:r>
          <w:t>20</w:t>
        </w:r>
        <w:r w:rsidRPr="00FD222E">
          <w:t xml:space="preserve"> </w:t>
        </w:r>
      </w:ins>
      <w:r w:rsidRPr="00FD222E">
        <w:t>in Main Flow&gt;</w:t>
      </w:r>
    </w:p>
    <w:p w14:paraId="3D053E33" w14:textId="77777777" w:rsidR="009B2F24" w:rsidRPr="00FD222E" w:rsidRDefault="009B2F24" w:rsidP="009B2F24">
      <w:pPr>
        <w:ind w:left="1296"/>
      </w:pPr>
    </w:p>
    <w:p w14:paraId="0D2FF875" w14:textId="77777777" w:rsidR="009B2F24" w:rsidRPr="00FD222E" w:rsidRDefault="009B2F24" w:rsidP="009B2F24">
      <w:pPr>
        <w:pStyle w:val="A"/>
        <w:numPr>
          <w:ilvl w:val="0"/>
          <w:numId w:val="0"/>
        </w:numPr>
        <w:ind w:left="933" w:hanging="357"/>
        <w:rPr>
          <w:lang w:val="en-IE"/>
        </w:rPr>
      </w:pPr>
      <w:r w:rsidRPr="00FD222E">
        <w:rPr>
          <w:lang w:val="en-IE"/>
        </w:rPr>
        <w:t>A2: &lt;Overlapping appointments&gt;</w:t>
      </w:r>
    </w:p>
    <w:p w14:paraId="045B5063" w14:textId="77777777" w:rsidR="009B2F24" w:rsidRPr="00FD222E" w:rsidRDefault="009B2F24">
      <w:pPr>
        <w:pStyle w:val="A"/>
        <w:numPr>
          <w:ilvl w:val="0"/>
          <w:numId w:val="81"/>
        </w:numPr>
        <w:rPr>
          <w:lang w:val="en-IE"/>
        </w:rPr>
        <w:pPrChange w:id="1566" w:author="Joey Tatú" w:date="2019-11-27T15:54:00Z">
          <w:pPr>
            <w:pStyle w:val="A"/>
            <w:numPr>
              <w:numId w:val="24"/>
            </w:numPr>
            <w:tabs>
              <w:tab w:val="num" w:pos="1293"/>
            </w:tabs>
            <w:ind w:left="1293" w:hanging="360"/>
          </w:pPr>
        </w:pPrChange>
      </w:pPr>
      <w:r w:rsidRPr="00FD222E">
        <w:rPr>
          <w:lang w:val="en-IE"/>
        </w:rPr>
        <w:t>The System checks for the next available timeslot with the required amount of time.</w:t>
      </w:r>
    </w:p>
    <w:p w14:paraId="3E279C10" w14:textId="77777777" w:rsidR="009B2F24" w:rsidRPr="00FD222E" w:rsidRDefault="009B2F24">
      <w:pPr>
        <w:pStyle w:val="A"/>
        <w:numPr>
          <w:ilvl w:val="0"/>
          <w:numId w:val="81"/>
        </w:numPr>
        <w:rPr>
          <w:lang w:val="en-IE"/>
        </w:rPr>
        <w:pPrChange w:id="1567" w:author="Joey Tatú" w:date="2019-11-27T15:54:00Z">
          <w:pPr>
            <w:pStyle w:val="A"/>
            <w:numPr>
              <w:numId w:val="24"/>
            </w:numPr>
            <w:tabs>
              <w:tab w:val="num" w:pos="1293"/>
            </w:tabs>
            <w:ind w:left="1293" w:hanging="360"/>
          </w:pPr>
        </w:pPrChange>
      </w:pPr>
      <w:r w:rsidRPr="00FD222E">
        <w:rPr>
          <w:lang w:val="en-IE"/>
        </w:rPr>
        <w:t>The System highlights the date and time</w:t>
      </w:r>
    </w:p>
    <w:p w14:paraId="109AF133" w14:textId="77777777" w:rsidR="009B2F24" w:rsidRPr="00FD222E" w:rsidRDefault="009B2F24">
      <w:pPr>
        <w:pStyle w:val="A"/>
        <w:numPr>
          <w:ilvl w:val="0"/>
          <w:numId w:val="81"/>
        </w:numPr>
        <w:rPr>
          <w:lang w:val="en-IE"/>
        </w:rPr>
        <w:pPrChange w:id="1568" w:author="Joey Tatú" w:date="2019-11-27T15:54:00Z">
          <w:pPr>
            <w:pStyle w:val="A"/>
            <w:numPr>
              <w:numId w:val="24"/>
            </w:numPr>
            <w:tabs>
              <w:tab w:val="num" w:pos="1293"/>
            </w:tabs>
            <w:ind w:left="1293" w:hanging="360"/>
          </w:pPr>
        </w:pPrChange>
      </w:pPr>
      <w:r w:rsidRPr="00FD222E">
        <w:rPr>
          <w:lang w:val="en-IE"/>
        </w:rPr>
        <w:t>The System displays a message saying the Artist is booked, with the suggested new date and time.</w:t>
      </w:r>
    </w:p>
    <w:p w14:paraId="2323EDC6" w14:textId="77777777" w:rsidR="009B2F24" w:rsidRPr="00FD222E" w:rsidRDefault="009B2F24" w:rsidP="009B2F24">
      <w:pPr>
        <w:ind w:left="1296"/>
      </w:pPr>
      <w:r w:rsidRPr="00FD222E">
        <w:t xml:space="preserve">&lt;returns to number </w:t>
      </w:r>
      <w:del w:id="1569" w:author="Joey Tatú" w:date="2019-11-27T15:53:00Z">
        <w:r w:rsidRPr="00FD222E" w:rsidDel="0072775B">
          <w:delText xml:space="preserve">6 </w:delText>
        </w:r>
      </w:del>
      <w:ins w:id="1570" w:author="Joey Tatú" w:date="2019-11-27T15:53:00Z">
        <w:r>
          <w:t>21</w:t>
        </w:r>
        <w:r w:rsidRPr="00FD222E">
          <w:t xml:space="preserve"> </w:t>
        </w:r>
      </w:ins>
      <w:r w:rsidRPr="00FD222E">
        <w:t>in Main Flow&gt;</w:t>
      </w:r>
    </w:p>
    <w:p w14:paraId="346579E8" w14:textId="77777777" w:rsidR="009B2F24" w:rsidRPr="00FD222E" w:rsidRDefault="009B2F24" w:rsidP="009B2F24">
      <w:pPr>
        <w:ind w:left="1296"/>
      </w:pPr>
    </w:p>
    <w:p w14:paraId="34027CDE"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5E7D2458" w14:textId="77777777" w:rsidR="009B2F24" w:rsidRPr="00FD222E" w:rsidRDefault="009B2F24">
      <w:pPr>
        <w:pStyle w:val="A"/>
        <w:numPr>
          <w:ilvl w:val="0"/>
          <w:numId w:val="82"/>
        </w:numPr>
        <w:rPr>
          <w:lang w:val="en-IE"/>
        </w:rPr>
        <w:pPrChange w:id="1571" w:author="Joey Tatú" w:date="2019-11-27T15:54:00Z">
          <w:pPr>
            <w:pStyle w:val="A"/>
            <w:numPr>
              <w:numId w:val="22"/>
            </w:numPr>
            <w:tabs>
              <w:tab w:val="num" w:pos="1293"/>
            </w:tabs>
            <w:ind w:left="1293" w:hanging="360"/>
          </w:pPr>
        </w:pPrChange>
      </w:pPr>
      <w:r w:rsidRPr="00FD222E">
        <w:rPr>
          <w:lang w:val="en-IE"/>
        </w:rPr>
        <w:t xml:space="preserve">The Artist </w:t>
      </w:r>
      <w:r>
        <w:rPr>
          <w:lang w:val="en-IE"/>
        </w:rPr>
        <w:t>denies the appointment.</w:t>
      </w:r>
    </w:p>
    <w:p w14:paraId="01E819B1" w14:textId="77777777" w:rsidR="009B2F24" w:rsidRPr="00FD222E" w:rsidRDefault="009B2F24">
      <w:pPr>
        <w:pStyle w:val="A"/>
        <w:numPr>
          <w:ilvl w:val="0"/>
          <w:numId w:val="82"/>
        </w:numPr>
        <w:rPr>
          <w:lang w:val="en-IE"/>
        </w:rPr>
        <w:pPrChange w:id="1572" w:author="Joey Tatú" w:date="2019-11-27T15:54:00Z">
          <w:pPr>
            <w:pStyle w:val="A"/>
            <w:numPr>
              <w:numId w:val="22"/>
            </w:numPr>
            <w:tabs>
              <w:tab w:val="num" w:pos="1293"/>
            </w:tabs>
            <w:ind w:left="1293" w:hanging="360"/>
          </w:pPr>
        </w:pPrChange>
      </w:pPr>
      <w:r w:rsidRPr="00FD222E">
        <w:rPr>
          <w:lang w:val="en-IE"/>
        </w:rPr>
        <w:t>The appointment is deleted from the database.</w:t>
      </w:r>
    </w:p>
    <w:p w14:paraId="402E46FC" w14:textId="77777777" w:rsidR="009B2F24" w:rsidRPr="00FD222E" w:rsidRDefault="009B2F24">
      <w:pPr>
        <w:pStyle w:val="A"/>
        <w:numPr>
          <w:ilvl w:val="0"/>
          <w:numId w:val="82"/>
        </w:numPr>
        <w:rPr>
          <w:lang w:val="en-IE"/>
        </w:rPr>
        <w:pPrChange w:id="1573" w:author="Joey Tatú" w:date="2019-11-27T15:54:00Z">
          <w:pPr>
            <w:pStyle w:val="A"/>
            <w:numPr>
              <w:numId w:val="22"/>
            </w:numPr>
            <w:tabs>
              <w:tab w:val="num" w:pos="1293"/>
            </w:tabs>
            <w:ind w:left="1293" w:hanging="360"/>
          </w:pPr>
        </w:pPrChange>
      </w:pPr>
      <w:r w:rsidRPr="00FD222E">
        <w:rPr>
          <w:lang w:val="en-IE"/>
        </w:rPr>
        <w:t xml:space="preserve">The System notifies the Payment System </w:t>
      </w:r>
      <w:r w:rsidRPr="00FD222E">
        <w:rPr>
          <w:u w:val="single"/>
          <w:lang w:val="en-IE"/>
        </w:rPr>
        <w:t>not</w:t>
      </w:r>
      <w:r w:rsidRPr="00FD222E">
        <w:rPr>
          <w:lang w:val="en-IE"/>
        </w:rPr>
        <w:t xml:space="preserve"> to process payment.</w:t>
      </w:r>
    </w:p>
    <w:p w14:paraId="4A66076B" w14:textId="77777777" w:rsidR="009B2F24" w:rsidRPr="00FD222E" w:rsidRDefault="009B2F24">
      <w:pPr>
        <w:pStyle w:val="A"/>
        <w:numPr>
          <w:ilvl w:val="0"/>
          <w:numId w:val="82"/>
        </w:numPr>
        <w:rPr>
          <w:lang w:val="en-IE"/>
        </w:rPr>
        <w:pPrChange w:id="1574" w:author="Joey Tatú" w:date="2019-11-27T15:54:00Z">
          <w:pPr>
            <w:pStyle w:val="A"/>
            <w:numPr>
              <w:numId w:val="22"/>
            </w:numPr>
            <w:tabs>
              <w:tab w:val="num" w:pos="1293"/>
            </w:tabs>
            <w:ind w:left="1293" w:hanging="360"/>
          </w:pPr>
        </w:pPrChange>
      </w:pPr>
      <w:r w:rsidRPr="00FD222E">
        <w:rPr>
          <w:lang w:val="en-IE"/>
        </w:rPr>
        <w:t>The System notifies the Client to create another booking.</w:t>
      </w:r>
    </w:p>
    <w:p w14:paraId="4737647E" w14:textId="77777777" w:rsidR="009B2F24" w:rsidRPr="00FD222E" w:rsidRDefault="009B2F24" w:rsidP="009B2F24">
      <w:pPr>
        <w:ind w:left="1296"/>
      </w:pPr>
      <w:r w:rsidRPr="00FD222E">
        <w:t xml:space="preserve">&lt;Goes to number </w:t>
      </w:r>
      <w:del w:id="1575" w:author="Joey Tatú" w:date="2019-11-27T15:53:00Z">
        <w:r w:rsidRPr="00FD222E" w:rsidDel="0072775B">
          <w:delText xml:space="preserve">10 </w:delText>
        </w:r>
      </w:del>
      <w:ins w:id="1576" w:author="Joey Tatú" w:date="2019-11-27T15:53:00Z">
        <w:r>
          <w:t>25</w:t>
        </w:r>
        <w:r w:rsidRPr="00FD222E">
          <w:t xml:space="preserve"> </w:t>
        </w:r>
      </w:ins>
      <w:r w:rsidRPr="00FD222E">
        <w:t>in A1&gt;</w:t>
      </w:r>
    </w:p>
    <w:p w14:paraId="331720B2" w14:textId="77777777" w:rsidR="009B2F24" w:rsidRPr="00FD222E" w:rsidRDefault="009B2F24" w:rsidP="009B2F24">
      <w:pPr>
        <w:ind w:left="1296"/>
      </w:pPr>
    </w:p>
    <w:p w14:paraId="194E2E39" w14:textId="77777777" w:rsidR="009B2F24" w:rsidRPr="00FD222E" w:rsidRDefault="009B2F24" w:rsidP="009B2F24">
      <w:pPr>
        <w:pStyle w:val="A"/>
        <w:numPr>
          <w:ilvl w:val="0"/>
          <w:numId w:val="0"/>
        </w:numPr>
        <w:ind w:left="936"/>
        <w:rPr>
          <w:lang w:val="en-IE"/>
        </w:rPr>
      </w:pPr>
    </w:p>
    <w:p w14:paraId="67500736" w14:textId="77777777" w:rsidR="009B2F24" w:rsidRPr="00FD222E" w:rsidRDefault="009B2F24" w:rsidP="009B2F24">
      <w:pPr>
        <w:ind w:left="576"/>
        <w:rPr>
          <w:b/>
        </w:rPr>
      </w:pPr>
      <w:r w:rsidRPr="00FD222E">
        <w:rPr>
          <w:b/>
        </w:rPr>
        <w:t>Exceptional flow</w:t>
      </w:r>
    </w:p>
    <w:p w14:paraId="04319FE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577" w:author="Joey Tatú" w:date="2019-11-27T14:19:00Z">
        <w:r w:rsidRPr="00FD222E" w:rsidDel="0060759B">
          <w:rPr>
            <w:lang w:val="en-IE"/>
          </w:rPr>
          <w:delText>MySQL</w:delText>
        </w:r>
      </w:del>
      <w:ins w:id="1578" w:author="Joey Tatú" w:date="2019-11-27T14:19:00Z">
        <w:r w:rsidRPr="00FD222E">
          <w:rPr>
            <w:lang w:val="en-IE"/>
          </w:rPr>
          <w:t>the database</w:t>
        </w:r>
      </w:ins>
    </w:p>
    <w:p w14:paraId="7ED00900" w14:textId="77777777" w:rsidR="009B2F24" w:rsidRPr="00FD222E" w:rsidRDefault="009B2F24">
      <w:pPr>
        <w:pStyle w:val="A"/>
        <w:numPr>
          <w:ilvl w:val="0"/>
          <w:numId w:val="83"/>
        </w:numPr>
        <w:rPr>
          <w:lang w:val="en-IE"/>
        </w:rPr>
        <w:pPrChange w:id="1579" w:author="Joey Tatú" w:date="2019-11-27T15:55:00Z">
          <w:pPr>
            <w:pStyle w:val="A"/>
            <w:numPr>
              <w:numId w:val="25"/>
            </w:numPr>
            <w:tabs>
              <w:tab w:val="num" w:pos="1293"/>
            </w:tabs>
            <w:ind w:left="1293" w:hanging="360"/>
          </w:pPr>
        </w:pPrChange>
      </w:pPr>
      <w:r w:rsidRPr="00FD222E">
        <w:rPr>
          <w:lang w:val="en-IE"/>
        </w:rPr>
        <w:t xml:space="preserve">The System cannot connect </w:t>
      </w:r>
      <w:del w:id="1580" w:author="Joey Tatú" w:date="2019-11-27T14:19:00Z">
        <w:r w:rsidRPr="00FD222E" w:rsidDel="0060759B">
          <w:rPr>
            <w:lang w:val="en-IE"/>
          </w:rPr>
          <w:delText>MySQL</w:delText>
        </w:r>
      </w:del>
      <w:del w:id="1581" w:author="Joey Tatú" w:date="2019-11-27T15:55:00Z">
        <w:r w:rsidRPr="00FD222E" w:rsidDel="0072775B">
          <w:rPr>
            <w:lang w:val="en-IE"/>
          </w:rPr>
          <w:delText xml:space="preserve"> Database</w:delText>
        </w:r>
      </w:del>
      <w:ins w:id="1582" w:author="Joey Tatú" w:date="2019-11-27T15:55:00Z">
        <w:r>
          <w:rPr>
            <w:lang w:val="en-IE"/>
          </w:rPr>
          <w:t>to the d</w:t>
        </w:r>
        <w:r w:rsidRPr="00FD222E">
          <w:rPr>
            <w:lang w:val="en-IE"/>
          </w:rPr>
          <w:t>atabase</w:t>
        </w:r>
      </w:ins>
    </w:p>
    <w:p w14:paraId="0DF64C06" w14:textId="77777777" w:rsidR="009B2F24" w:rsidRPr="00FD222E" w:rsidRDefault="009B2F24">
      <w:pPr>
        <w:pStyle w:val="A"/>
        <w:numPr>
          <w:ilvl w:val="0"/>
          <w:numId w:val="83"/>
        </w:numPr>
        <w:rPr>
          <w:lang w:val="en-IE"/>
        </w:rPr>
        <w:pPrChange w:id="1583" w:author="Joey Tatú" w:date="2019-11-27T15:55:00Z">
          <w:pPr>
            <w:pStyle w:val="A"/>
            <w:numPr>
              <w:numId w:val="25"/>
            </w:numPr>
            <w:tabs>
              <w:tab w:val="num" w:pos="1293"/>
            </w:tabs>
            <w:ind w:left="1293" w:hanging="360"/>
          </w:pPr>
        </w:pPrChange>
      </w:pPr>
      <w:r w:rsidRPr="00FD222E">
        <w:rPr>
          <w:lang w:val="en-IE"/>
        </w:rPr>
        <w:t>The System displays a message to the user sating that technical difficulties are occurring.</w:t>
      </w:r>
    </w:p>
    <w:p w14:paraId="3CCF41F2" w14:textId="77777777" w:rsidR="009B2F24" w:rsidRPr="00FD222E" w:rsidRDefault="009B2F24">
      <w:pPr>
        <w:pStyle w:val="A"/>
        <w:numPr>
          <w:ilvl w:val="0"/>
          <w:numId w:val="83"/>
        </w:numPr>
        <w:rPr>
          <w:lang w:val="en-IE"/>
        </w:rPr>
        <w:pPrChange w:id="1584" w:author="Joey Tatú" w:date="2019-11-27T15:55:00Z">
          <w:pPr>
            <w:pStyle w:val="A"/>
            <w:numPr>
              <w:numId w:val="25"/>
            </w:numPr>
            <w:tabs>
              <w:tab w:val="num" w:pos="1293"/>
            </w:tabs>
            <w:ind w:left="1293" w:hanging="360"/>
          </w:pPr>
        </w:pPrChange>
      </w:pPr>
      <w:r w:rsidRPr="00FD222E">
        <w:rPr>
          <w:lang w:val="en-IE"/>
        </w:rPr>
        <w:t>The System stores what happened into an error log.</w:t>
      </w:r>
    </w:p>
    <w:p w14:paraId="7621AA7E" w14:textId="77777777" w:rsidR="009B2F24" w:rsidRPr="00FD222E" w:rsidRDefault="009B2F24" w:rsidP="009B2F24">
      <w:pPr>
        <w:pStyle w:val="A"/>
        <w:numPr>
          <w:ilvl w:val="0"/>
          <w:numId w:val="0"/>
        </w:numPr>
        <w:ind w:left="1293"/>
        <w:rPr>
          <w:lang w:val="en-IE"/>
        </w:rPr>
      </w:pPr>
      <w:r w:rsidRPr="00FD222E">
        <w:rPr>
          <w:lang w:val="en-IE"/>
        </w:rPr>
        <w:t xml:space="preserve">&lt;Returns to number </w:t>
      </w:r>
      <w:del w:id="1585" w:author="Joey Tatú" w:date="2019-11-27T15:56:00Z">
        <w:r w:rsidRPr="00FD222E" w:rsidDel="0072775B">
          <w:rPr>
            <w:lang w:val="en-IE"/>
          </w:rPr>
          <w:delText xml:space="preserve">8 </w:delText>
        </w:r>
      </w:del>
      <w:ins w:id="1586" w:author="Joey Tatú" w:date="2019-11-27T15:56:00Z">
        <w:r>
          <w:rPr>
            <w:lang w:val="en-IE"/>
          </w:rPr>
          <w:t>1</w:t>
        </w:r>
        <w:r w:rsidRPr="00FD222E">
          <w:rPr>
            <w:lang w:val="en-IE"/>
          </w:rPr>
          <w:t xml:space="preserve"> </w:t>
        </w:r>
      </w:ins>
      <w:r w:rsidRPr="00FD222E">
        <w:rPr>
          <w:lang w:val="en-IE"/>
        </w:rPr>
        <w:t>in Main Flow&gt;</w:t>
      </w:r>
    </w:p>
    <w:p w14:paraId="04968BDA" w14:textId="77777777" w:rsidR="009B2F24" w:rsidRPr="00FD222E" w:rsidRDefault="009B2F24" w:rsidP="009B2F24"/>
    <w:p w14:paraId="1E7FE936"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2C228D3E" w14:textId="77777777" w:rsidR="009B2F24" w:rsidRPr="00FD222E" w:rsidRDefault="009B2F24">
      <w:pPr>
        <w:numPr>
          <w:ilvl w:val="0"/>
          <w:numId w:val="84"/>
        </w:numPr>
        <w:spacing w:line="240" w:lineRule="auto"/>
        <w:pPrChange w:id="1587" w:author="Joey Tatú" w:date="2019-11-27T15:55:00Z">
          <w:pPr>
            <w:numPr>
              <w:numId w:val="26"/>
            </w:numPr>
            <w:tabs>
              <w:tab w:val="num" w:pos="1293"/>
            </w:tabs>
            <w:ind w:left="1293" w:hanging="360"/>
          </w:pPr>
        </w:pPrChange>
      </w:pPr>
      <w:r w:rsidRPr="00FD222E">
        <w:t>The System waits 48 hours, or 24 hours before the appointment, whichever is nearer.</w:t>
      </w:r>
    </w:p>
    <w:p w14:paraId="44914815" w14:textId="77777777" w:rsidR="009B2F24" w:rsidRPr="00FD222E" w:rsidRDefault="009B2F24">
      <w:pPr>
        <w:pStyle w:val="A"/>
        <w:numPr>
          <w:ilvl w:val="0"/>
          <w:numId w:val="84"/>
        </w:numPr>
        <w:rPr>
          <w:lang w:val="en-IE"/>
        </w:rPr>
        <w:pPrChange w:id="1588" w:author="Joey Tatú" w:date="2019-11-27T15:55:00Z">
          <w:pPr>
            <w:pStyle w:val="A"/>
            <w:numPr>
              <w:numId w:val="26"/>
            </w:numPr>
            <w:tabs>
              <w:tab w:val="num" w:pos="1293"/>
            </w:tabs>
            <w:ind w:left="1293" w:hanging="360"/>
          </w:pPr>
        </w:pPrChange>
      </w:pPr>
      <w:r w:rsidRPr="00FD222E">
        <w:rPr>
          <w:lang w:val="en-IE"/>
        </w:rPr>
        <w:t>The System notifies the Client to contact the Artist directly.</w:t>
      </w:r>
    </w:p>
    <w:p w14:paraId="14872F30" w14:textId="77777777" w:rsidR="009B2F24" w:rsidRPr="00FD222E" w:rsidRDefault="009B2F24" w:rsidP="009B2F24">
      <w:pPr>
        <w:pStyle w:val="A"/>
        <w:numPr>
          <w:ilvl w:val="0"/>
          <w:numId w:val="0"/>
        </w:numPr>
        <w:ind w:left="1293"/>
        <w:rPr>
          <w:lang w:val="en-IE"/>
        </w:rPr>
      </w:pPr>
      <w:r w:rsidRPr="00FD222E">
        <w:rPr>
          <w:lang w:val="en-IE"/>
        </w:rPr>
        <w:t xml:space="preserve">&lt;Goes to number </w:t>
      </w:r>
      <w:del w:id="1589" w:author="Joey Tatú" w:date="2019-11-27T15:56:00Z">
        <w:r w:rsidRPr="00FD222E" w:rsidDel="0072775B">
          <w:rPr>
            <w:lang w:val="en-IE"/>
          </w:rPr>
          <w:delText xml:space="preserve">17 </w:delText>
        </w:r>
      </w:del>
      <w:ins w:id="1590" w:author="Joey Tatú" w:date="2019-11-27T15:56:00Z">
        <w:r>
          <w:rPr>
            <w:lang w:val="en-IE"/>
          </w:rPr>
          <w:t>33</w:t>
        </w:r>
        <w:r w:rsidRPr="00FD222E">
          <w:rPr>
            <w:lang w:val="en-IE"/>
          </w:rPr>
          <w:t xml:space="preserve"> </w:t>
        </w:r>
      </w:ins>
      <w:r w:rsidRPr="00FD222E">
        <w:rPr>
          <w:lang w:val="en-IE"/>
        </w:rPr>
        <w:t>in A2&gt;</w:t>
      </w:r>
    </w:p>
    <w:p w14:paraId="212A0AF2" w14:textId="77777777" w:rsidR="009B2F24" w:rsidRPr="00FD222E" w:rsidRDefault="009B2F24" w:rsidP="009B2F24">
      <w:pPr>
        <w:pStyle w:val="A"/>
        <w:numPr>
          <w:ilvl w:val="0"/>
          <w:numId w:val="0"/>
        </w:numPr>
        <w:ind w:left="936"/>
        <w:rPr>
          <w:lang w:val="en-IE"/>
        </w:rPr>
      </w:pPr>
    </w:p>
    <w:p w14:paraId="64F2BCD4" w14:textId="77777777" w:rsidR="009B2F24" w:rsidRPr="00FD222E" w:rsidRDefault="009B2F24" w:rsidP="009B2F24">
      <w:pPr>
        <w:ind w:left="576"/>
        <w:rPr>
          <w:b/>
        </w:rPr>
      </w:pPr>
      <w:r w:rsidRPr="00FD222E">
        <w:rPr>
          <w:b/>
        </w:rPr>
        <w:t>Termination</w:t>
      </w:r>
    </w:p>
    <w:p w14:paraId="4F4305D4" w14:textId="77777777" w:rsidR="009B2F24" w:rsidRPr="00FD222E" w:rsidRDefault="009B2F24" w:rsidP="009B2F24">
      <w:pPr>
        <w:ind w:left="576"/>
      </w:pPr>
      <w:r w:rsidRPr="00FD222E">
        <w:lastRenderedPageBreak/>
        <w:t>This Use Case is terminated when the Client has successfully placed a booking or has edited a booking, or a user has deleted the booking.</w:t>
      </w:r>
    </w:p>
    <w:p w14:paraId="594376AC" w14:textId="77777777" w:rsidR="009B2F24" w:rsidRPr="00FD222E" w:rsidRDefault="009B2F24" w:rsidP="009B2F24">
      <w:pPr>
        <w:ind w:left="576"/>
        <w:rPr>
          <w:b/>
        </w:rPr>
      </w:pPr>
    </w:p>
    <w:p w14:paraId="0C2C8A77" w14:textId="77777777" w:rsidR="009B2F24" w:rsidRPr="00FD222E" w:rsidRDefault="009B2F24" w:rsidP="009B2F24">
      <w:pPr>
        <w:ind w:left="576"/>
        <w:rPr>
          <w:b/>
        </w:rPr>
      </w:pPr>
      <w:r w:rsidRPr="00FD222E">
        <w:rPr>
          <w:b/>
        </w:rPr>
        <w:t>Post condition</w:t>
      </w:r>
    </w:p>
    <w:p w14:paraId="23C8B2E0" w14:textId="77777777" w:rsidR="009B2F24" w:rsidRPr="00FD222E" w:rsidRDefault="009B2F24" w:rsidP="009B2F24">
      <w:pPr>
        <w:ind w:left="576"/>
      </w:pPr>
      <w:r w:rsidRPr="00FD222E">
        <w:t>The System goes into a wait state</w:t>
      </w:r>
    </w:p>
    <w:p w14:paraId="65830554" w14:textId="77777777" w:rsidR="009B2F24" w:rsidRPr="00FD222E" w:rsidRDefault="009B2F24" w:rsidP="009B2F24">
      <w:pPr>
        <w:ind w:left="576"/>
      </w:pPr>
    </w:p>
    <w:p w14:paraId="6E704C11" w14:textId="77777777" w:rsidR="009B2F24" w:rsidRPr="00FD222E" w:rsidRDefault="009B2F24" w:rsidP="009B2F24">
      <w:pPr>
        <w:pStyle w:val="Heading3"/>
      </w:pPr>
      <w:bookmarkStart w:id="1591" w:name="_Toc25767705"/>
      <w:bookmarkStart w:id="1592" w:name="_Toc26877935"/>
      <w:r w:rsidRPr="00FD222E">
        <w:t xml:space="preserve">Requirement </w:t>
      </w:r>
      <w:del w:id="1593" w:author="Joey Tatú" w:date="2019-11-27T16:06:00Z">
        <w:r w:rsidRPr="00FD222E" w:rsidDel="00E30DC3">
          <w:delText>5</w:delText>
        </w:r>
      </w:del>
      <w:ins w:id="1594" w:author="Joey Tatú" w:date="2019-11-27T16:06:00Z">
        <w:r>
          <w:t>3</w:t>
        </w:r>
      </w:ins>
      <w:r w:rsidRPr="00FD222E">
        <w:t xml:space="preserve">: </w:t>
      </w:r>
      <w:del w:id="1595" w:author="Joey Tatú" w:date="2019-11-27T16:02:00Z">
        <w:r w:rsidRPr="00FD222E" w:rsidDel="00E30DC3">
          <w:delText xml:space="preserve">Rate </w:delText>
        </w:r>
      </w:del>
      <w:ins w:id="1596" w:author="Joey Tatú" w:date="2019-11-27T16:02:00Z">
        <w:r w:rsidRPr="00FD222E">
          <w:t>R</w:t>
        </w:r>
        <w:r>
          <w:t>eview</w:t>
        </w:r>
        <w:r w:rsidRPr="00FD222E">
          <w:t xml:space="preserve"> </w:t>
        </w:r>
      </w:ins>
      <w:r w:rsidRPr="00FD222E">
        <w:t>Artist</w:t>
      </w:r>
      <w:bookmarkEnd w:id="1591"/>
      <w:bookmarkEnd w:id="1592"/>
    </w:p>
    <w:p w14:paraId="65231F3C" w14:textId="77777777" w:rsidR="009B2F24" w:rsidRPr="00FD222E" w:rsidRDefault="009B2F24" w:rsidP="009B2F24">
      <w:pPr>
        <w:pStyle w:val="Heading4"/>
      </w:pPr>
      <w:r w:rsidRPr="00FD222E">
        <w:t>Description &amp; Priority</w:t>
      </w:r>
    </w:p>
    <w:p w14:paraId="0F7232C4" w14:textId="77777777" w:rsidR="009B2F24" w:rsidRPr="00FD222E" w:rsidRDefault="009B2F24" w:rsidP="009B2F24">
      <w:r w:rsidRPr="00FD222E">
        <w:t>This Use Case describes how a Client can rate an artist and leave a comment on the Artist’s Page.</w:t>
      </w:r>
    </w:p>
    <w:p w14:paraId="2B12473F" w14:textId="77777777" w:rsidR="009B2F24" w:rsidRPr="00FD222E" w:rsidRDefault="009B2F24" w:rsidP="009B2F24">
      <w:pPr>
        <w:pStyle w:val="Heading4"/>
      </w:pPr>
      <w:r w:rsidRPr="00FD222E">
        <w:t xml:space="preserve">Use Case </w:t>
      </w:r>
    </w:p>
    <w:p w14:paraId="7743FEA5" w14:textId="77777777" w:rsidR="009B2F24" w:rsidRPr="00FD222E" w:rsidRDefault="009B2F24" w:rsidP="009B2F24">
      <w:pPr>
        <w:ind w:left="576"/>
      </w:pPr>
      <w:r w:rsidRPr="00FD222E">
        <w:rPr>
          <w:b/>
        </w:rPr>
        <w:t>Unique ID:</w:t>
      </w:r>
      <w:r w:rsidRPr="00FD222E">
        <w:t xml:space="preserve"> </w:t>
      </w:r>
      <w:proofErr w:type="spellStart"/>
      <w:r w:rsidRPr="00FD222E">
        <w:t>r</w:t>
      </w:r>
      <w:ins w:id="1597" w:author="Joey Tatú" w:date="2019-11-27T16:02:00Z">
        <w:r>
          <w:t>eview</w:t>
        </w:r>
      </w:ins>
      <w:del w:id="1598" w:author="Joey Tatú" w:date="2019-11-27T16:02:00Z">
        <w:r w:rsidRPr="00FD222E" w:rsidDel="00E30DC3">
          <w:delText xml:space="preserve">ate </w:delText>
        </w:r>
      </w:del>
      <w:r w:rsidRPr="00FD222E">
        <w:t>Artist</w:t>
      </w:r>
      <w:proofErr w:type="spellEnd"/>
    </w:p>
    <w:p w14:paraId="068CFA14" w14:textId="77777777" w:rsidR="009B2F24" w:rsidRPr="00FD222E" w:rsidRDefault="009B2F24" w:rsidP="009B2F24">
      <w:pPr>
        <w:ind w:left="576"/>
        <w:rPr>
          <w:b/>
        </w:rPr>
      </w:pPr>
      <w:r w:rsidRPr="00FD222E">
        <w:rPr>
          <w:b/>
        </w:rPr>
        <w:t>Scope</w:t>
      </w:r>
    </w:p>
    <w:p w14:paraId="696287BC" w14:textId="77777777" w:rsidR="009B2F24" w:rsidRPr="00FD222E" w:rsidRDefault="009B2F24" w:rsidP="009B2F24">
      <w:pPr>
        <w:ind w:left="576"/>
      </w:pPr>
      <w:r w:rsidRPr="00FD222E">
        <w:t>The scope of this use case is to show how a Client can rate an Artist.</w:t>
      </w:r>
    </w:p>
    <w:p w14:paraId="03FE3987" w14:textId="77777777" w:rsidR="009B2F24" w:rsidRPr="00FD222E" w:rsidRDefault="009B2F24" w:rsidP="009B2F24">
      <w:pPr>
        <w:ind w:left="576"/>
      </w:pPr>
      <w:r w:rsidRPr="00FD222E">
        <w:rPr>
          <w:b/>
        </w:rPr>
        <w:t>Description</w:t>
      </w:r>
    </w:p>
    <w:p w14:paraId="4AF197AE" w14:textId="77777777" w:rsidR="009B2F24" w:rsidRPr="00FD222E" w:rsidRDefault="009B2F24" w:rsidP="009B2F24">
      <w:pPr>
        <w:ind w:left="576"/>
      </w:pPr>
      <w:r w:rsidRPr="00FD222E">
        <w:t xml:space="preserve">This use case describes how the Client can view and rate the Artist via the Artist’s Page. </w:t>
      </w:r>
    </w:p>
    <w:p w14:paraId="3154CB6C" w14:textId="77777777" w:rsidR="009B2F24" w:rsidRPr="00FD222E" w:rsidRDefault="009B2F24" w:rsidP="009B2F24">
      <w:pPr>
        <w:ind w:left="576"/>
        <w:rPr>
          <w:b/>
        </w:rPr>
      </w:pPr>
      <w:r w:rsidRPr="00FD222E">
        <w:rPr>
          <w:b/>
        </w:rPr>
        <w:t>Use Case Diagram</w:t>
      </w:r>
    </w:p>
    <w:p w14:paraId="1D0CC694" w14:textId="77777777" w:rsidR="009B2F24" w:rsidRPr="00FD222E" w:rsidRDefault="009B2F24" w:rsidP="009B2F24">
      <w:pPr>
        <w:ind w:left="576"/>
        <w:rPr>
          <w:b/>
        </w:rPr>
      </w:pPr>
      <w:del w:id="1599" w:author="Joey Tatú" w:date="2019-11-27T16:03:00Z">
        <w:r w:rsidRPr="00123095" w:rsidDel="00E30DC3">
          <w:rPr>
            <w:b/>
            <w:noProof/>
          </w:rPr>
          <w:drawing>
            <wp:inline distT="0" distB="0" distL="0" distR="0" wp14:anchorId="37576463" wp14:editId="2EB2FA24">
              <wp:extent cx="5048250" cy="30993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1091" cy="3101135"/>
                      </a:xfrm>
                      <a:prstGeom prst="rect">
                        <a:avLst/>
                      </a:prstGeom>
                      <a:noFill/>
                      <a:ln>
                        <a:noFill/>
                      </a:ln>
                    </pic:spPr>
                  </pic:pic>
                </a:graphicData>
              </a:graphic>
            </wp:inline>
          </w:drawing>
        </w:r>
      </w:del>
      <w:ins w:id="1600" w:author="Joey Tatú" w:date="2019-11-27T16:05:00Z">
        <w:r>
          <w:rPr>
            <w:b/>
            <w:noProof/>
          </w:rPr>
          <w:drawing>
            <wp:inline distT="0" distB="0" distL="0" distR="0" wp14:anchorId="2332F831" wp14:editId="756843B8">
              <wp:extent cx="5486400" cy="2217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_req3_reviewArtist.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p>
    <w:p w14:paraId="0E2AD52A" w14:textId="77777777" w:rsidR="009B2F24" w:rsidRPr="00FD222E" w:rsidRDefault="009B2F24" w:rsidP="009B2F24">
      <w:pPr>
        <w:ind w:left="576"/>
        <w:rPr>
          <w:b/>
        </w:rPr>
      </w:pPr>
      <w:r w:rsidRPr="00FD222E">
        <w:rPr>
          <w:b/>
        </w:rPr>
        <w:t>Flow Description</w:t>
      </w:r>
    </w:p>
    <w:p w14:paraId="1C4064FB" w14:textId="77777777" w:rsidR="009B2F24" w:rsidRPr="00FD222E" w:rsidRDefault="009B2F24" w:rsidP="009B2F24">
      <w:pPr>
        <w:ind w:left="576"/>
        <w:rPr>
          <w:b/>
        </w:rPr>
      </w:pPr>
      <w:r w:rsidRPr="00FD222E">
        <w:rPr>
          <w:b/>
        </w:rPr>
        <w:t>Precondition</w:t>
      </w:r>
    </w:p>
    <w:p w14:paraId="6D6EB7EA" w14:textId="77777777" w:rsidR="009B2F24" w:rsidRPr="00FD222E" w:rsidRDefault="009B2F24" w:rsidP="009B2F24">
      <w:pPr>
        <w:pStyle w:val="ListParagraph"/>
        <w:numPr>
          <w:ilvl w:val="0"/>
          <w:numId w:val="21"/>
        </w:numPr>
        <w:spacing w:after="120"/>
        <w:jc w:val="both"/>
      </w:pPr>
      <w:r w:rsidRPr="00FD222E">
        <w:lastRenderedPageBreak/>
        <w:t>The System is active and working correctly,</w:t>
      </w:r>
    </w:p>
    <w:p w14:paraId="4B9277D4" w14:textId="77777777" w:rsidR="009B2F24" w:rsidRPr="00FD222E" w:rsidRDefault="009B2F24" w:rsidP="009B2F24">
      <w:pPr>
        <w:pStyle w:val="ListParagraph"/>
        <w:numPr>
          <w:ilvl w:val="0"/>
          <w:numId w:val="21"/>
        </w:numPr>
        <w:spacing w:after="120"/>
        <w:jc w:val="both"/>
      </w:pPr>
      <w:r w:rsidRPr="00FD222E">
        <w:t>The Client is signed in</w:t>
      </w:r>
    </w:p>
    <w:p w14:paraId="4D0BE88A" w14:textId="77777777" w:rsidR="009B2F24" w:rsidRPr="00FD222E" w:rsidRDefault="009B2F24" w:rsidP="009B2F24">
      <w:pPr>
        <w:pStyle w:val="ListParagraph"/>
        <w:numPr>
          <w:ilvl w:val="0"/>
          <w:numId w:val="21"/>
        </w:numPr>
        <w:spacing w:after="120"/>
        <w:jc w:val="both"/>
      </w:pPr>
      <w:r w:rsidRPr="00FD222E">
        <w:t>The Artist is signed in</w:t>
      </w:r>
    </w:p>
    <w:p w14:paraId="5CE4DEE2" w14:textId="77777777" w:rsidR="009B2F24" w:rsidRPr="00FD222E" w:rsidRDefault="009B2F24" w:rsidP="009B2F24">
      <w:pPr>
        <w:pStyle w:val="ListParagraph"/>
        <w:numPr>
          <w:ilvl w:val="0"/>
          <w:numId w:val="21"/>
        </w:numPr>
        <w:spacing w:after="120"/>
        <w:jc w:val="both"/>
      </w:pPr>
      <w:r w:rsidRPr="00FD222E">
        <w:t>The Artist has previously created an Artist’s Page.</w:t>
      </w:r>
    </w:p>
    <w:p w14:paraId="53475B64" w14:textId="77777777" w:rsidR="009B2F24" w:rsidRPr="00FD222E" w:rsidRDefault="009B2F24" w:rsidP="009B2F24">
      <w:pPr>
        <w:pStyle w:val="ListParagraph"/>
        <w:numPr>
          <w:ilvl w:val="0"/>
          <w:numId w:val="21"/>
        </w:numPr>
        <w:spacing w:after="120"/>
        <w:jc w:val="both"/>
      </w:pPr>
      <w:r w:rsidRPr="00FD222E">
        <w:t xml:space="preserve">The </w:t>
      </w:r>
      <w:del w:id="1601" w:author="Joey Tatú" w:date="2019-11-27T14:19:00Z">
        <w:r w:rsidRPr="00FD222E" w:rsidDel="0060759B">
          <w:delText>MySQL</w:delText>
        </w:r>
      </w:del>
      <w:r w:rsidRPr="00FD222E">
        <w:t xml:space="preserve"> database and connection are actively working correctly.</w:t>
      </w:r>
    </w:p>
    <w:p w14:paraId="7389FC9E"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0FAD2BD1" w14:textId="77777777" w:rsidR="009B2F24" w:rsidRPr="00FD222E" w:rsidRDefault="009B2F24" w:rsidP="009B2F24">
      <w:pPr>
        <w:pStyle w:val="ListParagraph"/>
        <w:numPr>
          <w:ilvl w:val="0"/>
          <w:numId w:val="21"/>
        </w:numPr>
        <w:spacing w:after="120"/>
        <w:jc w:val="both"/>
      </w:pPr>
      <w:r w:rsidRPr="00FD222E">
        <w:t>Users cannot edit or delete ratings.</w:t>
      </w:r>
    </w:p>
    <w:p w14:paraId="0176B27E"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41AA3CC7"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3AEA7031" w14:textId="77777777" w:rsidR="009B2F24" w:rsidRPr="00FD222E" w:rsidRDefault="009B2F24" w:rsidP="009B2F24">
      <w:pPr>
        <w:pStyle w:val="ListParagraph"/>
        <w:ind w:left="1296"/>
      </w:pPr>
    </w:p>
    <w:p w14:paraId="4EDEDB32" w14:textId="77777777" w:rsidR="009B2F24" w:rsidRPr="00FD222E" w:rsidRDefault="009B2F24" w:rsidP="009B2F24">
      <w:pPr>
        <w:rPr>
          <w:b/>
        </w:rPr>
      </w:pPr>
      <w:r w:rsidRPr="00FD222E">
        <w:rPr>
          <w:b/>
        </w:rPr>
        <w:t>Activation</w:t>
      </w:r>
    </w:p>
    <w:p w14:paraId="568BED5F" w14:textId="77777777" w:rsidR="009B2F24" w:rsidRPr="00FD222E" w:rsidRDefault="009B2F24" w:rsidP="009B2F24">
      <w:pPr>
        <w:ind w:left="576"/>
      </w:pPr>
      <w:r w:rsidRPr="00FD222E">
        <w:t xml:space="preserve">This use case starts when the Client selects “Rate Artist”. </w:t>
      </w:r>
    </w:p>
    <w:p w14:paraId="511E380B" w14:textId="77777777" w:rsidR="009B2F24" w:rsidRPr="00FD222E" w:rsidRDefault="009B2F24" w:rsidP="009B2F24">
      <w:pPr>
        <w:ind w:left="576"/>
        <w:rPr>
          <w:b/>
        </w:rPr>
      </w:pPr>
      <w:r w:rsidRPr="00FD222E">
        <w:rPr>
          <w:b/>
        </w:rPr>
        <w:t>Main flow</w:t>
      </w:r>
    </w:p>
    <w:p w14:paraId="0F58D25E" w14:textId="77777777" w:rsidR="009B2F24" w:rsidRPr="00FD222E" w:rsidRDefault="009B2F24" w:rsidP="009B2F24">
      <w:pPr>
        <w:numPr>
          <w:ilvl w:val="0"/>
          <w:numId w:val="34"/>
        </w:numPr>
        <w:spacing w:line="240" w:lineRule="auto"/>
      </w:pPr>
      <w:r w:rsidRPr="00FD222E">
        <w:t>The Client selects “Rate Artist” from their home menu.</w:t>
      </w:r>
    </w:p>
    <w:p w14:paraId="5D8B27DA" w14:textId="77777777" w:rsidR="009B2F24" w:rsidRPr="00FD222E" w:rsidRDefault="009B2F24" w:rsidP="009B2F24">
      <w:pPr>
        <w:numPr>
          <w:ilvl w:val="0"/>
          <w:numId w:val="34"/>
        </w:numPr>
        <w:spacing w:line="240" w:lineRule="auto"/>
      </w:pPr>
      <w:r w:rsidRPr="00FD222E">
        <w:t>The System retrieves and lists all the Artists that the Client booked with in the past. &lt;See E1&gt;</w:t>
      </w:r>
    </w:p>
    <w:p w14:paraId="3E84CFE1" w14:textId="77777777" w:rsidR="009B2F24" w:rsidRPr="00FD222E" w:rsidRDefault="009B2F24" w:rsidP="009B2F24">
      <w:pPr>
        <w:numPr>
          <w:ilvl w:val="0"/>
          <w:numId w:val="34"/>
        </w:numPr>
        <w:spacing w:line="240" w:lineRule="auto"/>
      </w:pPr>
      <w:r w:rsidRPr="00FD222E">
        <w:t xml:space="preserve">The Client selects one of the Artists. </w:t>
      </w:r>
    </w:p>
    <w:p w14:paraId="0827C3FB" w14:textId="77777777" w:rsidR="009B2F24" w:rsidRPr="00FD222E" w:rsidRDefault="009B2F24" w:rsidP="009B2F24">
      <w:pPr>
        <w:numPr>
          <w:ilvl w:val="0"/>
          <w:numId w:val="34"/>
        </w:numPr>
        <w:spacing w:line="240" w:lineRule="auto"/>
      </w:pPr>
      <w:r w:rsidRPr="00FD222E">
        <w:t>The System loads the Artist’s Page.</w:t>
      </w:r>
    </w:p>
    <w:p w14:paraId="78963478" w14:textId="77777777" w:rsidR="009B2F24" w:rsidRPr="00FD222E" w:rsidRDefault="009B2F24" w:rsidP="009B2F24">
      <w:pPr>
        <w:numPr>
          <w:ilvl w:val="0"/>
          <w:numId w:val="34"/>
        </w:numPr>
        <w:spacing w:line="240" w:lineRule="auto"/>
      </w:pPr>
      <w:r w:rsidRPr="00FD222E">
        <w:t>The System calculates the average star ratings and displays it.</w:t>
      </w:r>
    </w:p>
    <w:p w14:paraId="3567D9F4" w14:textId="77777777" w:rsidR="009B2F24" w:rsidRPr="00FD222E" w:rsidRDefault="009B2F24" w:rsidP="009B2F24">
      <w:pPr>
        <w:numPr>
          <w:ilvl w:val="0"/>
          <w:numId w:val="34"/>
        </w:numPr>
        <w:spacing w:line="240" w:lineRule="auto"/>
      </w:pPr>
      <w:r w:rsidRPr="00FD222E">
        <w:t>The System loads the comments that are marked “checked”.</w:t>
      </w:r>
    </w:p>
    <w:p w14:paraId="6C2130F1" w14:textId="77777777" w:rsidR="009B2F24" w:rsidRPr="00FD222E" w:rsidRDefault="009B2F24" w:rsidP="009B2F24">
      <w:pPr>
        <w:numPr>
          <w:ilvl w:val="0"/>
          <w:numId w:val="34"/>
        </w:numPr>
        <w:spacing w:line="240" w:lineRule="auto"/>
      </w:pPr>
      <w:r w:rsidRPr="00FD222E">
        <w:t>The Client selects a star-rating out of 5 stars. &lt;See A1&gt;</w:t>
      </w:r>
    </w:p>
    <w:p w14:paraId="505F7C72" w14:textId="77777777" w:rsidR="009B2F24" w:rsidRPr="00FD222E" w:rsidRDefault="009B2F24" w:rsidP="009B2F24">
      <w:pPr>
        <w:numPr>
          <w:ilvl w:val="0"/>
          <w:numId w:val="34"/>
        </w:numPr>
        <w:spacing w:line="240" w:lineRule="auto"/>
      </w:pPr>
      <w:r w:rsidRPr="00FD222E">
        <w:t xml:space="preserve">The Client enters a new review (comment). </w:t>
      </w:r>
    </w:p>
    <w:p w14:paraId="7A35F4A8" w14:textId="77777777" w:rsidR="009B2F24" w:rsidRPr="00FD222E" w:rsidRDefault="009B2F24" w:rsidP="009B2F24">
      <w:pPr>
        <w:numPr>
          <w:ilvl w:val="0"/>
          <w:numId w:val="34"/>
        </w:numPr>
        <w:spacing w:line="240" w:lineRule="auto"/>
      </w:pPr>
      <w:r w:rsidRPr="00FD222E">
        <w:t xml:space="preserve">The Client </w:t>
      </w:r>
      <w:r>
        <w:t>posts the comment on the System.</w:t>
      </w:r>
    </w:p>
    <w:p w14:paraId="02F7C9AB" w14:textId="77777777" w:rsidR="009B2F24" w:rsidRPr="00FD222E" w:rsidRDefault="009B2F24" w:rsidP="009B2F24">
      <w:pPr>
        <w:numPr>
          <w:ilvl w:val="0"/>
          <w:numId w:val="34"/>
        </w:numPr>
        <w:spacing w:line="240" w:lineRule="auto"/>
      </w:pPr>
      <w:r w:rsidRPr="00FD222E">
        <w:t>The System puts the rating into the “Ratings” array.</w:t>
      </w:r>
    </w:p>
    <w:p w14:paraId="770069AD" w14:textId="77777777" w:rsidR="009B2F24" w:rsidRPr="00FD222E" w:rsidRDefault="009B2F24" w:rsidP="009B2F24">
      <w:pPr>
        <w:numPr>
          <w:ilvl w:val="0"/>
          <w:numId w:val="34"/>
        </w:numPr>
        <w:spacing w:line="240" w:lineRule="auto"/>
      </w:pPr>
      <w:r w:rsidRPr="00FD222E">
        <w:t>The System puts the comment into the “Comments” array and marks it unchecked.</w:t>
      </w:r>
    </w:p>
    <w:p w14:paraId="65E319C5" w14:textId="77777777" w:rsidR="009B2F24" w:rsidRPr="00FD222E" w:rsidRDefault="009B2F24" w:rsidP="009B2F24">
      <w:pPr>
        <w:numPr>
          <w:ilvl w:val="0"/>
          <w:numId w:val="34"/>
        </w:numPr>
        <w:spacing w:line="240" w:lineRule="auto"/>
      </w:pPr>
      <w:r w:rsidRPr="00FD222E">
        <w:t>The System notifies the Client that their comment is pending.</w:t>
      </w:r>
    </w:p>
    <w:p w14:paraId="54607827" w14:textId="77777777" w:rsidR="009B2F24" w:rsidRPr="00FD222E" w:rsidRDefault="009B2F24" w:rsidP="009B2F24">
      <w:pPr>
        <w:numPr>
          <w:ilvl w:val="0"/>
          <w:numId w:val="34"/>
        </w:numPr>
        <w:spacing w:line="240" w:lineRule="auto"/>
      </w:pPr>
      <w:r w:rsidRPr="00FD222E">
        <w:t>The System reloads the page and repeats numbers 4 – 6.</w:t>
      </w:r>
    </w:p>
    <w:p w14:paraId="13EE44FD" w14:textId="77777777" w:rsidR="009B2F24" w:rsidRPr="00FD222E" w:rsidRDefault="009B2F24" w:rsidP="009B2F24">
      <w:pPr>
        <w:numPr>
          <w:ilvl w:val="0"/>
          <w:numId w:val="34"/>
        </w:numPr>
        <w:spacing w:line="240" w:lineRule="auto"/>
      </w:pPr>
      <w:r w:rsidRPr="00FD222E">
        <w:t>The Client returns to the home menu.</w:t>
      </w:r>
    </w:p>
    <w:p w14:paraId="36D96910" w14:textId="77777777" w:rsidR="009B2F24" w:rsidRPr="00FD222E" w:rsidRDefault="009B2F24" w:rsidP="009B2F24">
      <w:pPr>
        <w:numPr>
          <w:ilvl w:val="0"/>
          <w:numId w:val="34"/>
        </w:numPr>
        <w:spacing w:line="240" w:lineRule="auto"/>
      </w:pPr>
      <w:r w:rsidRPr="00FD222E">
        <w:t>The system notifies the artist that there is a new comment on their Artist’s Page.</w:t>
      </w:r>
    </w:p>
    <w:p w14:paraId="4DA06BC5" w14:textId="77777777" w:rsidR="009B2F24" w:rsidRPr="00FD222E" w:rsidRDefault="009B2F24" w:rsidP="009B2F24">
      <w:pPr>
        <w:numPr>
          <w:ilvl w:val="0"/>
          <w:numId w:val="34"/>
        </w:numPr>
        <w:spacing w:line="240" w:lineRule="auto"/>
      </w:pPr>
      <w:r w:rsidRPr="00FD222E">
        <w:t xml:space="preserve">The Artist </w:t>
      </w:r>
      <w:r>
        <w:t>approves the comment.</w:t>
      </w:r>
      <w:r w:rsidRPr="00FD222E">
        <w:t xml:space="preserve"> &lt;See A2, E2&gt;</w:t>
      </w:r>
    </w:p>
    <w:p w14:paraId="1E53400E" w14:textId="77777777" w:rsidR="009B2F24" w:rsidRPr="00FD222E" w:rsidRDefault="009B2F24" w:rsidP="009B2F24">
      <w:pPr>
        <w:pStyle w:val="ListParagraph"/>
        <w:numPr>
          <w:ilvl w:val="0"/>
          <w:numId w:val="34"/>
        </w:numPr>
        <w:spacing w:before="0"/>
      </w:pPr>
      <w:r w:rsidRPr="00FD222E">
        <w:t>The System changes “unchecked” to “checked” on the comment.</w:t>
      </w:r>
    </w:p>
    <w:p w14:paraId="7ACD2A9B" w14:textId="77777777" w:rsidR="009B2F24" w:rsidRPr="00FD222E" w:rsidRDefault="009B2F24" w:rsidP="009B2F24">
      <w:pPr>
        <w:ind w:left="933"/>
      </w:pPr>
    </w:p>
    <w:p w14:paraId="2BE86E20" w14:textId="77777777" w:rsidR="009B2F24" w:rsidRPr="00FD222E" w:rsidRDefault="009B2F24" w:rsidP="009B2F24">
      <w:pPr>
        <w:ind w:left="1293"/>
      </w:pPr>
    </w:p>
    <w:p w14:paraId="0ED5982C" w14:textId="77777777" w:rsidR="009B2F24" w:rsidRPr="00FD222E" w:rsidRDefault="009B2F24" w:rsidP="009B2F24">
      <w:pPr>
        <w:ind w:left="576"/>
        <w:rPr>
          <w:b/>
        </w:rPr>
      </w:pPr>
      <w:r w:rsidRPr="00FD222E">
        <w:rPr>
          <w:b/>
        </w:rPr>
        <w:t>Alternate flow</w:t>
      </w:r>
    </w:p>
    <w:p w14:paraId="333B7B98" w14:textId="77777777" w:rsidR="009B2F24" w:rsidRPr="00FD222E" w:rsidRDefault="009B2F24" w:rsidP="009B2F24">
      <w:pPr>
        <w:pStyle w:val="A"/>
        <w:numPr>
          <w:ilvl w:val="0"/>
          <w:numId w:val="0"/>
        </w:numPr>
        <w:ind w:left="933" w:hanging="357"/>
        <w:rPr>
          <w:lang w:val="en-IE"/>
        </w:rPr>
      </w:pPr>
      <w:r w:rsidRPr="00FD222E">
        <w:rPr>
          <w:lang w:val="en-IE"/>
        </w:rPr>
        <w:t>A1: &lt;Client is editing comment&gt;</w:t>
      </w:r>
    </w:p>
    <w:p w14:paraId="0C01451F" w14:textId="77777777" w:rsidR="009B2F24" w:rsidRPr="006535A8" w:rsidRDefault="009B2F24" w:rsidP="009B2F24">
      <w:pPr>
        <w:pStyle w:val="A"/>
        <w:numPr>
          <w:ilvl w:val="0"/>
          <w:numId w:val="59"/>
        </w:numPr>
        <w:rPr>
          <w:lang w:val="en-IE"/>
        </w:rPr>
      </w:pPr>
      <w:r w:rsidRPr="00FD222E">
        <w:rPr>
          <w:lang w:val="en-IE"/>
        </w:rPr>
        <w:t>The System shows an Edit button beside the Client’s comment.</w:t>
      </w:r>
    </w:p>
    <w:p w14:paraId="27C57401" w14:textId="77777777" w:rsidR="009B2F24" w:rsidRPr="00FD222E" w:rsidRDefault="009B2F24" w:rsidP="009B2F24">
      <w:pPr>
        <w:pStyle w:val="A"/>
        <w:numPr>
          <w:ilvl w:val="0"/>
          <w:numId w:val="59"/>
        </w:numPr>
        <w:rPr>
          <w:lang w:val="en-IE"/>
        </w:rPr>
      </w:pPr>
      <w:r w:rsidRPr="00FD222E">
        <w:rPr>
          <w:lang w:val="en-IE"/>
        </w:rPr>
        <w:t>The Client edits their comment.</w:t>
      </w:r>
    </w:p>
    <w:p w14:paraId="5D00179D" w14:textId="77777777" w:rsidR="009B2F24" w:rsidRPr="00FD222E" w:rsidRDefault="009B2F24" w:rsidP="009B2F24">
      <w:pPr>
        <w:pStyle w:val="A"/>
        <w:numPr>
          <w:ilvl w:val="0"/>
          <w:numId w:val="0"/>
        </w:numPr>
        <w:ind w:left="1293"/>
        <w:rPr>
          <w:lang w:val="en-IE"/>
        </w:rPr>
      </w:pPr>
      <w:r w:rsidRPr="00FD222E">
        <w:rPr>
          <w:lang w:val="en-IE"/>
        </w:rPr>
        <w:t>&lt;returns to number 9 in main flow&gt;</w:t>
      </w:r>
    </w:p>
    <w:p w14:paraId="6796C64A" w14:textId="77777777" w:rsidR="009B2F24" w:rsidRPr="00FD222E" w:rsidRDefault="009B2F24" w:rsidP="009B2F24">
      <w:pPr>
        <w:ind w:left="1296"/>
      </w:pPr>
    </w:p>
    <w:p w14:paraId="1E41E013" w14:textId="77777777" w:rsidR="009B2F24" w:rsidRPr="00FD222E" w:rsidRDefault="009B2F24" w:rsidP="009B2F24">
      <w:pPr>
        <w:pStyle w:val="A"/>
        <w:numPr>
          <w:ilvl w:val="0"/>
          <w:numId w:val="0"/>
        </w:numPr>
        <w:ind w:left="933" w:hanging="357"/>
        <w:rPr>
          <w:lang w:val="en-IE"/>
        </w:rPr>
      </w:pPr>
      <w:r w:rsidRPr="00FD222E">
        <w:rPr>
          <w:lang w:val="en-IE"/>
        </w:rPr>
        <w:t>A3: &lt;Artist declines&gt;</w:t>
      </w:r>
    </w:p>
    <w:p w14:paraId="603DEE8D" w14:textId="77777777" w:rsidR="009B2F24" w:rsidRPr="00FD222E" w:rsidRDefault="009B2F24" w:rsidP="009B2F24">
      <w:pPr>
        <w:pStyle w:val="A"/>
        <w:numPr>
          <w:ilvl w:val="0"/>
          <w:numId w:val="60"/>
        </w:numPr>
        <w:rPr>
          <w:lang w:val="en-IE"/>
        </w:rPr>
      </w:pPr>
      <w:r w:rsidRPr="00FD222E">
        <w:rPr>
          <w:lang w:val="en-IE"/>
        </w:rPr>
        <w:lastRenderedPageBreak/>
        <w:t xml:space="preserve">The Artist </w:t>
      </w:r>
      <w:r>
        <w:rPr>
          <w:lang w:val="en-IE"/>
        </w:rPr>
        <w:t>denies the comment.</w:t>
      </w:r>
    </w:p>
    <w:p w14:paraId="42F57329" w14:textId="77777777" w:rsidR="009B2F24" w:rsidRPr="00FD222E" w:rsidRDefault="009B2F24" w:rsidP="009B2F24">
      <w:pPr>
        <w:pStyle w:val="A"/>
        <w:numPr>
          <w:ilvl w:val="0"/>
          <w:numId w:val="60"/>
        </w:numPr>
        <w:rPr>
          <w:lang w:val="en-IE"/>
        </w:rPr>
      </w:pPr>
      <w:r w:rsidRPr="00FD222E">
        <w:rPr>
          <w:lang w:val="en-IE"/>
        </w:rPr>
        <w:t>The comment is deleted from the database.</w:t>
      </w:r>
    </w:p>
    <w:p w14:paraId="5D4FC0DD" w14:textId="77777777" w:rsidR="009B2F24" w:rsidRPr="00FD222E" w:rsidRDefault="009B2F24" w:rsidP="009B2F24">
      <w:pPr>
        <w:ind w:left="1296"/>
      </w:pPr>
    </w:p>
    <w:p w14:paraId="57A6B760" w14:textId="77777777" w:rsidR="009B2F24" w:rsidRPr="00FD222E" w:rsidRDefault="009B2F24" w:rsidP="009B2F24">
      <w:pPr>
        <w:pStyle w:val="A"/>
        <w:numPr>
          <w:ilvl w:val="0"/>
          <w:numId w:val="0"/>
        </w:numPr>
        <w:ind w:left="936"/>
        <w:rPr>
          <w:lang w:val="en-IE"/>
        </w:rPr>
      </w:pPr>
    </w:p>
    <w:p w14:paraId="31D5B697" w14:textId="77777777" w:rsidR="009B2F24" w:rsidRPr="00FD222E" w:rsidRDefault="009B2F24" w:rsidP="009B2F24">
      <w:pPr>
        <w:ind w:left="576"/>
        <w:rPr>
          <w:b/>
        </w:rPr>
      </w:pPr>
      <w:r w:rsidRPr="00FD222E">
        <w:rPr>
          <w:b/>
        </w:rPr>
        <w:t>Exceptional flow</w:t>
      </w:r>
    </w:p>
    <w:p w14:paraId="6ECA9B17"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02" w:author="Joey Tatú" w:date="2019-11-27T14:19:00Z">
        <w:r w:rsidRPr="00FD222E" w:rsidDel="0060759B">
          <w:rPr>
            <w:lang w:val="en-IE"/>
          </w:rPr>
          <w:delText>MySQL</w:delText>
        </w:r>
      </w:del>
      <w:ins w:id="1603" w:author="Joey Tatú" w:date="2019-11-27T14:19:00Z">
        <w:r w:rsidRPr="00FD222E">
          <w:rPr>
            <w:lang w:val="en-IE"/>
          </w:rPr>
          <w:t>the database</w:t>
        </w:r>
      </w:ins>
    </w:p>
    <w:p w14:paraId="6DACB232" w14:textId="77777777" w:rsidR="009B2F24" w:rsidRPr="00FD222E" w:rsidRDefault="009B2F24" w:rsidP="009B2F24">
      <w:pPr>
        <w:pStyle w:val="A"/>
        <w:numPr>
          <w:ilvl w:val="0"/>
          <w:numId w:val="63"/>
        </w:numPr>
        <w:rPr>
          <w:lang w:val="en-IE"/>
        </w:rPr>
      </w:pPr>
      <w:r w:rsidRPr="00FD222E">
        <w:rPr>
          <w:lang w:val="en-IE"/>
        </w:rPr>
        <w:t xml:space="preserve">The System cannot connect </w:t>
      </w:r>
      <w:del w:id="1604" w:author="Joey Tatú" w:date="2019-11-27T14:20:00Z">
        <w:r w:rsidRPr="00FD222E" w:rsidDel="0060759B">
          <w:rPr>
            <w:lang w:val="en-IE"/>
          </w:rPr>
          <w:delText>MySQL</w:delText>
        </w:r>
      </w:del>
      <w:r>
        <w:rPr>
          <w:lang w:val="en-IE"/>
        </w:rPr>
        <w:t xml:space="preserve">to the </w:t>
      </w:r>
      <w:proofErr w:type="spellStart"/>
      <w:r w:rsidRPr="00FD222E">
        <w:rPr>
          <w:lang w:val="en-IE"/>
        </w:rPr>
        <w:t>atabase</w:t>
      </w:r>
      <w:proofErr w:type="spellEnd"/>
    </w:p>
    <w:p w14:paraId="153D1749" w14:textId="77777777" w:rsidR="009B2F24" w:rsidRPr="00FD222E" w:rsidRDefault="009B2F24" w:rsidP="009B2F24">
      <w:pPr>
        <w:pStyle w:val="A"/>
        <w:numPr>
          <w:ilvl w:val="0"/>
          <w:numId w:val="63"/>
        </w:numPr>
        <w:rPr>
          <w:lang w:val="en-IE"/>
        </w:rPr>
      </w:pPr>
      <w:r w:rsidRPr="00FD222E">
        <w:rPr>
          <w:lang w:val="en-IE"/>
        </w:rPr>
        <w:t>The System displays a message to the user sating that technical difficulties are occurring.</w:t>
      </w:r>
    </w:p>
    <w:p w14:paraId="63B30D61" w14:textId="77777777" w:rsidR="009B2F24" w:rsidRPr="00FD222E" w:rsidRDefault="009B2F24" w:rsidP="009B2F24">
      <w:pPr>
        <w:pStyle w:val="A"/>
        <w:numPr>
          <w:ilvl w:val="0"/>
          <w:numId w:val="63"/>
        </w:numPr>
        <w:rPr>
          <w:lang w:val="en-IE"/>
        </w:rPr>
      </w:pPr>
      <w:r w:rsidRPr="00FD222E">
        <w:rPr>
          <w:lang w:val="en-IE"/>
        </w:rPr>
        <w:t>The System stores what happened into an error log.</w:t>
      </w:r>
    </w:p>
    <w:p w14:paraId="6715357A" w14:textId="77777777" w:rsidR="009B2F24" w:rsidRPr="00FD222E" w:rsidRDefault="009B2F24" w:rsidP="009B2F24"/>
    <w:p w14:paraId="33B17119" w14:textId="77777777" w:rsidR="009B2F24" w:rsidRPr="00FD222E" w:rsidRDefault="009B2F24" w:rsidP="009B2F24">
      <w:pPr>
        <w:pStyle w:val="A"/>
        <w:numPr>
          <w:ilvl w:val="0"/>
          <w:numId w:val="0"/>
        </w:numPr>
        <w:ind w:left="933" w:hanging="357"/>
        <w:rPr>
          <w:lang w:val="en-IE"/>
        </w:rPr>
      </w:pPr>
      <w:r w:rsidRPr="00FD222E">
        <w:rPr>
          <w:lang w:val="en-IE"/>
        </w:rPr>
        <w:t>E2: &lt;Artist doesn’t select either “Confirm” or “Deny”&gt;</w:t>
      </w:r>
    </w:p>
    <w:p w14:paraId="394C9583" w14:textId="77777777" w:rsidR="009B2F24" w:rsidRPr="00FD222E" w:rsidRDefault="009B2F24" w:rsidP="009B2F24">
      <w:pPr>
        <w:numPr>
          <w:ilvl w:val="0"/>
          <w:numId w:val="61"/>
        </w:numPr>
        <w:spacing w:line="240" w:lineRule="auto"/>
      </w:pPr>
      <w:r w:rsidRPr="00FD222E">
        <w:t>The System waits 24 hours</w:t>
      </w:r>
    </w:p>
    <w:p w14:paraId="4A109CBA" w14:textId="77777777" w:rsidR="009B2F24" w:rsidRPr="00FD222E" w:rsidRDefault="009B2F24" w:rsidP="009B2F24">
      <w:pPr>
        <w:numPr>
          <w:ilvl w:val="0"/>
          <w:numId w:val="61"/>
        </w:numPr>
        <w:spacing w:line="240" w:lineRule="auto"/>
      </w:pPr>
      <w:r w:rsidRPr="00FD222E">
        <w:t>The System notifies the Artist of a new comment on their Artist’s Page.</w:t>
      </w:r>
    </w:p>
    <w:p w14:paraId="7A59791D" w14:textId="77777777" w:rsidR="009B2F24" w:rsidRPr="00FD222E" w:rsidRDefault="009B2F24" w:rsidP="009B2F24">
      <w:pPr>
        <w:numPr>
          <w:ilvl w:val="0"/>
          <w:numId w:val="61"/>
        </w:numPr>
        <w:spacing w:line="240" w:lineRule="auto"/>
      </w:pPr>
      <w:r w:rsidRPr="00FD222E">
        <w:t>The System waits another 24 hours.</w:t>
      </w:r>
    </w:p>
    <w:p w14:paraId="55883CCD" w14:textId="77777777" w:rsidR="009B2F24" w:rsidRPr="00FD222E" w:rsidRDefault="009B2F24" w:rsidP="009B2F24">
      <w:pPr>
        <w:pStyle w:val="A"/>
        <w:numPr>
          <w:ilvl w:val="0"/>
          <w:numId w:val="61"/>
        </w:numPr>
        <w:rPr>
          <w:lang w:val="en-IE"/>
        </w:rPr>
      </w:pPr>
      <w:r w:rsidRPr="00FD222E">
        <w:rPr>
          <w:lang w:val="en-IE"/>
        </w:rPr>
        <w:t>The System deletes the comment. (No reply from Artist)</w:t>
      </w:r>
    </w:p>
    <w:p w14:paraId="66917AA2" w14:textId="77777777" w:rsidR="009B2F24" w:rsidRPr="00FD222E" w:rsidRDefault="009B2F24" w:rsidP="009B2F24">
      <w:pPr>
        <w:pStyle w:val="A"/>
        <w:numPr>
          <w:ilvl w:val="0"/>
          <w:numId w:val="0"/>
        </w:numPr>
        <w:ind w:left="936"/>
        <w:rPr>
          <w:lang w:val="en-IE"/>
        </w:rPr>
      </w:pPr>
    </w:p>
    <w:p w14:paraId="761A83D9" w14:textId="77777777" w:rsidR="009B2F24" w:rsidRPr="00FD222E" w:rsidRDefault="009B2F24" w:rsidP="009B2F24">
      <w:pPr>
        <w:ind w:left="576"/>
        <w:rPr>
          <w:b/>
        </w:rPr>
      </w:pPr>
      <w:r w:rsidRPr="00FD222E">
        <w:rPr>
          <w:b/>
        </w:rPr>
        <w:t>Termination</w:t>
      </w:r>
    </w:p>
    <w:p w14:paraId="7241045B" w14:textId="77777777" w:rsidR="009B2F24" w:rsidRPr="00FD222E" w:rsidRDefault="009B2F24" w:rsidP="009B2F24">
      <w:pPr>
        <w:ind w:left="576"/>
      </w:pPr>
      <w:r w:rsidRPr="00FD222E">
        <w:t>This Use Case is terminated when the Client has successfully rated the Artist.</w:t>
      </w:r>
    </w:p>
    <w:p w14:paraId="4350FFE2" w14:textId="77777777" w:rsidR="009B2F24" w:rsidRPr="00FD222E" w:rsidRDefault="009B2F24" w:rsidP="009B2F24">
      <w:pPr>
        <w:ind w:left="576"/>
        <w:rPr>
          <w:b/>
        </w:rPr>
      </w:pPr>
    </w:p>
    <w:p w14:paraId="15755F70" w14:textId="77777777" w:rsidR="009B2F24" w:rsidRPr="00FD222E" w:rsidRDefault="009B2F24" w:rsidP="009B2F24">
      <w:pPr>
        <w:ind w:left="576"/>
        <w:rPr>
          <w:b/>
        </w:rPr>
      </w:pPr>
      <w:r w:rsidRPr="00FD222E">
        <w:rPr>
          <w:b/>
        </w:rPr>
        <w:t>Post condition</w:t>
      </w:r>
    </w:p>
    <w:p w14:paraId="52DB1976" w14:textId="77777777" w:rsidR="009B2F24" w:rsidRPr="00FD222E" w:rsidRDefault="009B2F24" w:rsidP="009B2F24">
      <w:pPr>
        <w:ind w:left="576"/>
      </w:pPr>
      <w:r w:rsidRPr="00FD222E">
        <w:t>The System goes into a wait state</w:t>
      </w:r>
    </w:p>
    <w:p w14:paraId="3A6CB289" w14:textId="77777777" w:rsidR="009B2F24" w:rsidRPr="00FD222E" w:rsidRDefault="009B2F24" w:rsidP="009B2F24">
      <w:pPr>
        <w:ind w:left="576"/>
      </w:pPr>
    </w:p>
    <w:p w14:paraId="770A1678" w14:textId="77777777" w:rsidR="009B2F24" w:rsidRPr="00FD222E" w:rsidRDefault="009B2F24" w:rsidP="009B2F24">
      <w:pPr>
        <w:pStyle w:val="Heading3"/>
      </w:pPr>
      <w:bookmarkStart w:id="1605" w:name="_Toc25767706"/>
      <w:bookmarkStart w:id="1606" w:name="_Toc26877936"/>
      <w:r w:rsidRPr="00FD222E">
        <w:t xml:space="preserve">Requirement </w:t>
      </w:r>
      <w:del w:id="1607" w:author="Joey Tatú" w:date="2019-11-27T16:06:00Z">
        <w:r w:rsidRPr="00FD222E" w:rsidDel="00E30DC3">
          <w:delText>6</w:delText>
        </w:r>
      </w:del>
      <w:ins w:id="1608" w:author="Joey Tatú" w:date="2019-11-27T16:10:00Z">
        <w:r>
          <w:t>4</w:t>
        </w:r>
      </w:ins>
      <w:r w:rsidRPr="00FD222E">
        <w:t>: Message user</w:t>
      </w:r>
      <w:bookmarkEnd w:id="1605"/>
      <w:bookmarkEnd w:id="1606"/>
    </w:p>
    <w:p w14:paraId="590CFE97" w14:textId="77777777" w:rsidR="009B2F24" w:rsidRPr="00FD222E" w:rsidRDefault="009B2F24" w:rsidP="009B2F24">
      <w:pPr>
        <w:pStyle w:val="Heading4"/>
      </w:pPr>
      <w:r w:rsidRPr="00FD222E">
        <w:t>Description &amp; Priority</w:t>
      </w:r>
    </w:p>
    <w:p w14:paraId="628FD094" w14:textId="77777777" w:rsidR="009B2F24" w:rsidRPr="00FD222E" w:rsidRDefault="009B2F24" w:rsidP="009B2F24">
      <w:r w:rsidRPr="00FD222E">
        <w:t>This Use Case describes how an Artist can message a Client, and how a Client can message an Artist.</w:t>
      </w:r>
    </w:p>
    <w:p w14:paraId="4241A2EB" w14:textId="77777777" w:rsidR="009B2F24" w:rsidRPr="00FD222E" w:rsidRDefault="009B2F24" w:rsidP="009B2F24">
      <w:pPr>
        <w:pStyle w:val="Heading4"/>
      </w:pPr>
      <w:r w:rsidRPr="00FD222E">
        <w:t xml:space="preserve">Use Case </w:t>
      </w:r>
    </w:p>
    <w:p w14:paraId="6B13F373" w14:textId="77777777" w:rsidR="009B2F24" w:rsidRPr="00FD222E" w:rsidRDefault="009B2F24" w:rsidP="009B2F24">
      <w:pPr>
        <w:ind w:left="576"/>
      </w:pPr>
      <w:r w:rsidRPr="00FD222E">
        <w:rPr>
          <w:b/>
        </w:rPr>
        <w:t>Unique ID:</w:t>
      </w:r>
      <w:r w:rsidRPr="00FD222E">
        <w:t xml:space="preserve"> </w:t>
      </w:r>
      <w:proofErr w:type="spellStart"/>
      <w:r w:rsidRPr="00FD222E">
        <w:t>messageUser</w:t>
      </w:r>
      <w:proofErr w:type="spellEnd"/>
    </w:p>
    <w:p w14:paraId="776F7A0F" w14:textId="77777777" w:rsidR="009B2F24" w:rsidRPr="00FD222E" w:rsidRDefault="009B2F24" w:rsidP="009B2F24">
      <w:pPr>
        <w:ind w:left="576"/>
        <w:rPr>
          <w:b/>
        </w:rPr>
      </w:pPr>
      <w:r w:rsidRPr="00FD222E">
        <w:rPr>
          <w:b/>
        </w:rPr>
        <w:t>Scope</w:t>
      </w:r>
    </w:p>
    <w:p w14:paraId="0AAA9840" w14:textId="77777777" w:rsidR="009B2F24" w:rsidRPr="00FD222E" w:rsidRDefault="009B2F24" w:rsidP="009B2F24">
      <w:pPr>
        <w:ind w:left="576"/>
      </w:pPr>
      <w:r w:rsidRPr="00FD222E">
        <w:t xml:space="preserve">The scope of this use case is to show how a User message another User. </w:t>
      </w:r>
    </w:p>
    <w:p w14:paraId="4D9F7A09" w14:textId="77777777" w:rsidR="009B2F24" w:rsidRPr="00FD222E" w:rsidRDefault="009B2F24" w:rsidP="009B2F24">
      <w:pPr>
        <w:ind w:left="576"/>
      </w:pPr>
      <w:r w:rsidRPr="00FD222E">
        <w:rPr>
          <w:b/>
        </w:rPr>
        <w:t>Description</w:t>
      </w:r>
    </w:p>
    <w:p w14:paraId="7A197A3E" w14:textId="77777777" w:rsidR="009B2F24" w:rsidRPr="00FD222E" w:rsidRDefault="009B2F24" w:rsidP="009B2F24">
      <w:pPr>
        <w:ind w:left="576"/>
      </w:pPr>
      <w:r w:rsidRPr="00FD222E">
        <w:t>The scope of this use case is to show how a User message another User. Artists can message Clients and Clients can message Artists.</w:t>
      </w:r>
    </w:p>
    <w:p w14:paraId="3E738799" w14:textId="77777777" w:rsidR="009B2F24" w:rsidRPr="00FD222E" w:rsidRDefault="009B2F24" w:rsidP="009B2F24">
      <w:pPr>
        <w:ind w:left="576"/>
      </w:pPr>
    </w:p>
    <w:p w14:paraId="7125C1C9" w14:textId="77777777" w:rsidR="009B2F24" w:rsidRPr="00FD222E" w:rsidRDefault="009B2F24" w:rsidP="009B2F24">
      <w:pPr>
        <w:ind w:left="576"/>
        <w:rPr>
          <w:b/>
        </w:rPr>
      </w:pPr>
      <w:r w:rsidRPr="00FD222E">
        <w:rPr>
          <w:b/>
        </w:rPr>
        <w:t>Use Case Diagram</w:t>
      </w:r>
    </w:p>
    <w:p w14:paraId="5088279E" w14:textId="77777777" w:rsidR="009B2F24" w:rsidRPr="00FD222E" w:rsidRDefault="009B2F24" w:rsidP="009B2F24">
      <w:pPr>
        <w:ind w:left="576"/>
        <w:rPr>
          <w:b/>
        </w:rPr>
      </w:pPr>
      <w:ins w:id="1609" w:author="Joey Tatú" w:date="2019-11-27T16:10:00Z">
        <w:r>
          <w:rPr>
            <w:b/>
            <w:noProof/>
          </w:rPr>
          <w:drawing>
            <wp:inline distT="0" distB="0" distL="0" distR="0" wp14:anchorId="3BFAD478" wp14:editId="20B5C55B">
              <wp:extent cx="5486400" cy="2229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_req4_messageUser.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2229485"/>
                      </a:xfrm>
                      <a:prstGeom prst="rect">
                        <a:avLst/>
                      </a:prstGeom>
                    </pic:spPr>
                  </pic:pic>
                </a:graphicData>
              </a:graphic>
            </wp:inline>
          </w:drawing>
        </w:r>
      </w:ins>
      <w:del w:id="1610" w:author="Joey Tatú" w:date="2019-11-27T16:06:00Z">
        <w:r w:rsidRPr="00123095" w:rsidDel="00E30DC3">
          <w:rPr>
            <w:b/>
            <w:noProof/>
          </w:rPr>
          <w:drawing>
            <wp:inline distT="0" distB="0" distL="0" distR="0" wp14:anchorId="7860EBA7" wp14:editId="393D5D54">
              <wp:extent cx="4953000" cy="30409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2670" cy="3046849"/>
                      </a:xfrm>
                      <a:prstGeom prst="rect">
                        <a:avLst/>
                      </a:prstGeom>
                      <a:noFill/>
                      <a:ln>
                        <a:noFill/>
                      </a:ln>
                    </pic:spPr>
                  </pic:pic>
                </a:graphicData>
              </a:graphic>
            </wp:inline>
          </w:drawing>
        </w:r>
      </w:del>
    </w:p>
    <w:p w14:paraId="1264ABF2" w14:textId="77777777" w:rsidR="009B2F24" w:rsidRPr="00FD222E" w:rsidRDefault="009B2F24" w:rsidP="009B2F24">
      <w:pPr>
        <w:ind w:left="576"/>
        <w:rPr>
          <w:b/>
        </w:rPr>
      </w:pPr>
      <w:r w:rsidRPr="00FD222E">
        <w:rPr>
          <w:b/>
        </w:rPr>
        <w:t>Flow Description</w:t>
      </w:r>
    </w:p>
    <w:p w14:paraId="3B252AB2" w14:textId="77777777" w:rsidR="009B2F24" w:rsidRPr="00FD222E" w:rsidRDefault="009B2F24" w:rsidP="009B2F24">
      <w:pPr>
        <w:ind w:left="576"/>
        <w:rPr>
          <w:b/>
        </w:rPr>
      </w:pPr>
      <w:r w:rsidRPr="00FD222E">
        <w:rPr>
          <w:b/>
        </w:rPr>
        <w:t>Precondition</w:t>
      </w:r>
    </w:p>
    <w:p w14:paraId="1BE3C8F5"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0CA10DC3" w14:textId="77777777" w:rsidR="009B2F24" w:rsidRPr="00FD222E" w:rsidRDefault="009B2F24" w:rsidP="009B2F24">
      <w:pPr>
        <w:pStyle w:val="ListParagraph"/>
        <w:numPr>
          <w:ilvl w:val="0"/>
          <w:numId w:val="21"/>
        </w:numPr>
        <w:spacing w:after="120"/>
        <w:jc w:val="both"/>
      </w:pPr>
      <w:r w:rsidRPr="00FD222E">
        <w:t>The Client is signed in</w:t>
      </w:r>
    </w:p>
    <w:p w14:paraId="1999B281" w14:textId="77777777" w:rsidR="009B2F24" w:rsidRPr="00FD222E" w:rsidRDefault="009B2F24" w:rsidP="009B2F24">
      <w:pPr>
        <w:pStyle w:val="ListParagraph"/>
        <w:numPr>
          <w:ilvl w:val="0"/>
          <w:numId w:val="21"/>
        </w:numPr>
        <w:spacing w:after="120"/>
        <w:jc w:val="both"/>
      </w:pPr>
      <w:r w:rsidRPr="00FD222E">
        <w:t>The Artist is signed in.</w:t>
      </w:r>
    </w:p>
    <w:p w14:paraId="3861CF56" w14:textId="77777777" w:rsidR="009B2F24" w:rsidRPr="00FD222E" w:rsidRDefault="009B2F24" w:rsidP="009B2F24">
      <w:pPr>
        <w:pStyle w:val="ListParagraph"/>
        <w:numPr>
          <w:ilvl w:val="0"/>
          <w:numId w:val="21"/>
        </w:numPr>
        <w:spacing w:after="120"/>
        <w:jc w:val="both"/>
      </w:pPr>
      <w:r w:rsidRPr="00FD222E">
        <w:t xml:space="preserve">The </w:t>
      </w:r>
      <w:del w:id="1611" w:author="Joey Tatú" w:date="2019-11-27T14:20:00Z">
        <w:r w:rsidRPr="00FD222E" w:rsidDel="0060759B">
          <w:delText>MySQL</w:delText>
        </w:r>
      </w:del>
      <w:r w:rsidRPr="00FD222E">
        <w:t xml:space="preserve"> database is active and working correctly.</w:t>
      </w:r>
    </w:p>
    <w:p w14:paraId="1B5BF33B" w14:textId="77777777" w:rsidR="009B2F24" w:rsidRPr="00FD222E" w:rsidRDefault="009B2F24" w:rsidP="009B2F24">
      <w:pPr>
        <w:pStyle w:val="ListParagraph"/>
        <w:numPr>
          <w:ilvl w:val="0"/>
          <w:numId w:val="21"/>
        </w:numPr>
        <w:spacing w:after="120"/>
        <w:jc w:val="both"/>
      </w:pPr>
      <w:r w:rsidRPr="00FD222E">
        <w:t>The Messaging System is working correctly.</w:t>
      </w:r>
    </w:p>
    <w:p w14:paraId="318EE1DF"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517BEDC5" w14:textId="77777777" w:rsidR="009B2F24" w:rsidRPr="00FD222E" w:rsidRDefault="009B2F24" w:rsidP="009B2F24">
      <w:pPr>
        <w:pStyle w:val="ListParagraph"/>
        <w:numPr>
          <w:ilvl w:val="0"/>
          <w:numId w:val="21"/>
        </w:numPr>
        <w:spacing w:after="120"/>
        <w:jc w:val="both"/>
      </w:pPr>
      <w:r w:rsidRPr="00FD222E">
        <w:t>Users cannot edit or delete ratings.</w:t>
      </w:r>
    </w:p>
    <w:p w14:paraId="1A5D7C87" w14:textId="77777777" w:rsidR="009B2F24" w:rsidRPr="00FD222E" w:rsidRDefault="009B2F24" w:rsidP="009B2F24">
      <w:pPr>
        <w:pStyle w:val="ListParagraph"/>
        <w:numPr>
          <w:ilvl w:val="0"/>
          <w:numId w:val="21"/>
        </w:numPr>
        <w:spacing w:after="120"/>
        <w:jc w:val="both"/>
      </w:pPr>
      <w:r w:rsidRPr="00FD222E">
        <w:t xml:space="preserve">Artists need to approve comments before they’re publicly visible. </w:t>
      </w:r>
    </w:p>
    <w:p w14:paraId="0F7F1858" w14:textId="77777777" w:rsidR="009B2F24" w:rsidRPr="00FD222E" w:rsidRDefault="009B2F24" w:rsidP="009B2F24">
      <w:pPr>
        <w:pStyle w:val="ListParagraph"/>
        <w:numPr>
          <w:ilvl w:val="0"/>
          <w:numId w:val="21"/>
        </w:numPr>
        <w:spacing w:after="120"/>
        <w:jc w:val="both"/>
      </w:pPr>
      <w:r w:rsidRPr="00FD222E">
        <w:t>If an Artist does not approve a comment, it is deleted.</w:t>
      </w:r>
    </w:p>
    <w:p w14:paraId="19D59E85" w14:textId="77777777" w:rsidR="009B2F24" w:rsidRPr="00FD222E" w:rsidRDefault="009B2F24" w:rsidP="009B2F24">
      <w:pPr>
        <w:pStyle w:val="ListParagraph"/>
        <w:ind w:left="1296"/>
      </w:pPr>
    </w:p>
    <w:p w14:paraId="332F10C9" w14:textId="77777777" w:rsidR="009B2F24" w:rsidRPr="00FD222E" w:rsidRDefault="009B2F24" w:rsidP="009B2F24">
      <w:pPr>
        <w:rPr>
          <w:b/>
        </w:rPr>
      </w:pPr>
      <w:r w:rsidRPr="00FD222E">
        <w:rPr>
          <w:b/>
        </w:rPr>
        <w:t>Activation</w:t>
      </w:r>
    </w:p>
    <w:p w14:paraId="2FA3B8E6" w14:textId="77777777" w:rsidR="009B2F24" w:rsidRPr="00FD222E" w:rsidRDefault="009B2F24" w:rsidP="009B2F24">
      <w:pPr>
        <w:ind w:left="576"/>
      </w:pPr>
      <w:r w:rsidRPr="00FD222E">
        <w:t>This use case starts when the selects “Messages” from their home menu.</w:t>
      </w:r>
    </w:p>
    <w:p w14:paraId="36F92D24" w14:textId="77777777" w:rsidR="009B2F24" w:rsidRPr="00FD222E" w:rsidRDefault="009B2F24" w:rsidP="009B2F24">
      <w:pPr>
        <w:ind w:left="576"/>
        <w:rPr>
          <w:b/>
        </w:rPr>
      </w:pPr>
      <w:r w:rsidRPr="00FD222E">
        <w:rPr>
          <w:b/>
        </w:rPr>
        <w:t>Main flow</w:t>
      </w:r>
    </w:p>
    <w:p w14:paraId="104592E6" w14:textId="77777777" w:rsidR="009B2F24" w:rsidRPr="00FD222E" w:rsidRDefault="009B2F24" w:rsidP="009B2F24">
      <w:pPr>
        <w:ind w:left="576"/>
        <w:rPr>
          <w:b/>
        </w:rPr>
      </w:pPr>
      <w:r w:rsidRPr="00FD222E">
        <w:t>&lt;Artist messages Client&gt;</w:t>
      </w:r>
    </w:p>
    <w:p w14:paraId="58214CB5" w14:textId="77777777" w:rsidR="009B2F24" w:rsidRPr="00FD222E" w:rsidRDefault="009B2F24" w:rsidP="009B2F24">
      <w:pPr>
        <w:numPr>
          <w:ilvl w:val="0"/>
          <w:numId w:val="39"/>
        </w:numPr>
        <w:spacing w:line="240" w:lineRule="auto"/>
      </w:pPr>
      <w:r w:rsidRPr="00FD222E">
        <w:t xml:space="preserve">The Artist </w:t>
      </w:r>
      <w:r>
        <w:t xml:space="preserve">accesses messages on the System. </w:t>
      </w:r>
      <w:r w:rsidRPr="00FD222E">
        <w:t>&lt;See A1&gt;</w:t>
      </w:r>
    </w:p>
    <w:p w14:paraId="10889CB7" w14:textId="77777777" w:rsidR="009B2F24" w:rsidRPr="00FD222E" w:rsidRDefault="009B2F24" w:rsidP="009B2F24">
      <w:pPr>
        <w:numPr>
          <w:ilvl w:val="0"/>
          <w:numId w:val="39"/>
        </w:numPr>
        <w:spacing w:line="240" w:lineRule="auto"/>
      </w:pPr>
      <w:r w:rsidRPr="00FD222E">
        <w:t xml:space="preserve">The System displays client names that have had an appointment in the last month or have an appointment in the next month. </w:t>
      </w:r>
    </w:p>
    <w:p w14:paraId="63F0CD9A" w14:textId="77777777" w:rsidR="009B2F24" w:rsidRPr="00FD222E" w:rsidRDefault="009B2F24" w:rsidP="009B2F24">
      <w:pPr>
        <w:numPr>
          <w:ilvl w:val="0"/>
          <w:numId w:val="39"/>
        </w:numPr>
        <w:spacing w:line="240" w:lineRule="auto"/>
      </w:pPr>
      <w:r w:rsidRPr="00FD222E">
        <w:t>The Artist selects one.</w:t>
      </w:r>
    </w:p>
    <w:p w14:paraId="280C84D5" w14:textId="77777777" w:rsidR="009B2F24" w:rsidRPr="00FD222E" w:rsidRDefault="009B2F24" w:rsidP="009B2F24">
      <w:pPr>
        <w:numPr>
          <w:ilvl w:val="0"/>
          <w:numId w:val="39"/>
        </w:numPr>
        <w:spacing w:line="240" w:lineRule="auto"/>
      </w:pPr>
      <w:r w:rsidRPr="00FD222E">
        <w:t>The System records the user ID, the type of user (whether artist or client.</w:t>
      </w:r>
    </w:p>
    <w:p w14:paraId="0350AAD6" w14:textId="77777777" w:rsidR="009B2F24" w:rsidRPr="00FD222E" w:rsidRDefault="009B2F24" w:rsidP="009B2F24">
      <w:pPr>
        <w:numPr>
          <w:ilvl w:val="0"/>
          <w:numId w:val="39"/>
        </w:numPr>
        <w:spacing w:line="240" w:lineRule="auto"/>
      </w:pPr>
      <w:r w:rsidRPr="00FD222E">
        <w:t>The System generates a messaging ID.</w:t>
      </w:r>
    </w:p>
    <w:p w14:paraId="48B683D9" w14:textId="77777777" w:rsidR="009B2F24" w:rsidRPr="00FD222E" w:rsidRDefault="009B2F24" w:rsidP="009B2F24">
      <w:pPr>
        <w:numPr>
          <w:ilvl w:val="0"/>
          <w:numId w:val="39"/>
        </w:numPr>
        <w:spacing w:line="240" w:lineRule="auto"/>
      </w:pPr>
      <w:r w:rsidRPr="00FD222E">
        <w:t xml:space="preserve">The System send the user ID, type and messaging ID to the </w:t>
      </w:r>
      <w:del w:id="1612" w:author="Joey Tatú" w:date="2019-11-27T14:20:00Z">
        <w:r w:rsidRPr="00FD222E" w:rsidDel="0060759B">
          <w:delText>MySQL</w:delText>
        </w:r>
      </w:del>
      <w:r w:rsidRPr="00FD222E">
        <w:t xml:space="preserve"> database. &lt;See E1&gt;</w:t>
      </w:r>
    </w:p>
    <w:p w14:paraId="1CECE6D7" w14:textId="77777777" w:rsidR="009B2F24" w:rsidRPr="00FD222E" w:rsidRDefault="009B2F24" w:rsidP="009B2F24">
      <w:pPr>
        <w:numPr>
          <w:ilvl w:val="0"/>
          <w:numId w:val="39"/>
        </w:numPr>
        <w:spacing w:line="240" w:lineRule="auto"/>
      </w:pPr>
      <w:r w:rsidRPr="00FD222E">
        <w:t>The System sends the user ID, type and messaging ID to the Messaging System. &lt;See E2&gt;</w:t>
      </w:r>
    </w:p>
    <w:p w14:paraId="476089C4" w14:textId="77777777" w:rsidR="009B2F24" w:rsidRPr="00FD222E" w:rsidRDefault="009B2F24" w:rsidP="009B2F24">
      <w:pPr>
        <w:numPr>
          <w:ilvl w:val="0"/>
          <w:numId w:val="39"/>
        </w:numPr>
        <w:spacing w:line="240" w:lineRule="auto"/>
      </w:pPr>
      <w:r w:rsidRPr="00FD222E">
        <w:lastRenderedPageBreak/>
        <w:t>The System communicates with the Messaging System and displays messages as they are sent and received.</w:t>
      </w:r>
    </w:p>
    <w:p w14:paraId="5D91FEDD" w14:textId="77777777" w:rsidR="009B2F24" w:rsidRPr="00FD222E" w:rsidRDefault="009B2F24" w:rsidP="009B2F24">
      <w:pPr>
        <w:numPr>
          <w:ilvl w:val="0"/>
          <w:numId w:val="39"/>
        </w:numPr>
        <w:spacing w:line="240" w:lineRule="auto"/>
      </w:pPr>
      <w:r w:rsidRPr="00FD222E">
        <w:t>The Artist sends messages as required (external)</w:t>
      </w:r>
    </w:p>
    <w:p w14:paraId="44EB5C3F" w14:textId="77777777" w:rsidR="009B2F24" w:rsidRPr="00FD222E" w:rsidRDefault="009B2F24" w:rsidP="009B2F24">
      <w:pPr>
        <w:numPr>
          <w:ilvl w:val="0"/>
          <w:numId w:val="39"/>
        </w:numPr>
        <w:spacing w:line="240" w:lineRule="auto"/>
      </w:pPr>
      <w:r w:rsidRPr="00FD222E">
        <w:t>The Artist closes the messaging dialog box.</w:t>
      </w:r>
    </w:p>
    <w:p w14:paraId="143EAF50" w14:textId="77777777" w:rsidR="009B2F24" w:rsidRPr="00FD222E" w:rsidRDefault="009B2F24" w:rsidP="009B2F24">
      <w:pPr>
        <w:numPr>
          <w:ilvl w:val="0"/>
          <w:numId w:val="39"/>
        </w:numPr>
        <w:spacing w:line="240" w:lineRule="auto"/>
      </w:pPr>
      <w:r w:rsidRPr="00FD222E">
        <w:t>The System requests to stop the messaging session to the Messaging System.</w:t>
      </w:r>
    </w:p>
    <w:p w14:paraId="43D83C0C" w14:textId="77777777" w:rsidR="009B2F24" w:rsidRPr="00FD222E" w:rsidRDefault="009B2F24" w:rsidP="009B2F24">
      <w:pPr>
        <w:numPr>
          <w:ilvl w:val="0"/>
          <w:numId w:val="39"/>
        </w:numPr>
        <w:spacing w:line="240" w:lineRule="auto"/>
      </w:pPr>
      <w:r w:rsidRPr="00FD222E">
        <w:t>The System loads the Messages page.</w:t>
      </w:r>
    </w:p>
    <w:p w14:paraId="598463BC" w14:textId="77777777" w:rsidR="009B2F24" w:rsidRPr="00FD222E" w:rsidRDefault="009B2F24" w:rsidP="009B2F24">
      <w:pPr>
        <w:ind w:left="576"/>
        <w:rPr>
          <w:b/>
        </w:rPr>
      </w:pPr>
      <w:r w:rsidRPr="00FD222E">
        <w:rPr>
          <w:b/>
        </w:rPr>
        <w:t>Alternate flow</w:t>
      </w:r>
    </w:p>
    <w:p w14:paraId="46F31929" w14:textId="77777777" w:rsidR="009B2F24" w:rsidRPr="00FD222E" w:rsidRDefault="009B2F24" w:rsidP="009B2F24">
      <w:pPr>
        <w:pStyle w:val="A"/>
        <w:numPr>
          <w:ilvl w:val="0"/>
          <w:numId w:val="0"/>
        </w:numPr>
        <w:ind w:left="933" w:hanging="357"/>
        <w:rPr>
          <w:lang w:val="en-IE"/>
        </w:rPr>
      </w:pPr>
      <w:r w:rsidRPr="00FD222E">
        <w:rPr>
          <w:lang w:val="en-IE"/>
        </w:rPr>
        <w:t>A1: &lt;Client messages Artist&gt;</w:t>
      </w:r>
    </w:p>
    <w:p w14:paraId="77190904" w14:textId="77777777" w:rsidR="009B2F24" w:rsidRPr="00B55B5E" w:rsidRDefault="009B2F24" w:rsidP="009B2F24">
      <w:pPr>
        <w:numPr>
          <w:ilvl w:val="0"/>
          <w:numId w:val="62"/>
        </w:numPr>
        <w:spacing w:line="240" w:lineRule="auto"/>
      </w:pPr>
      <w:r w:rsidRPr="00B55B5E">
        <w:t xml:space="preserve">The Client </w:t>
      </w:r>
      <w:r>
        <w:t xml:space="preserve">accesses messages on the System. </w:t>
      </w:r>
      <w:r w:rsidRPr="00B55B5E">
        <w:t xml:space="preserve">The System displays Artist names that they have or had booking with </w:t>
      </w:r>
    </w:p>
    <w:p w14:paraId="167BD777" w14:textId="77777777" w:rsidR="009B2F24" w:rsidRPr="00FD222E" w:rsidRDefault="009B2F24" w:rsidP="009B2F24">
      <w:pPr>
        <w:numPr>
          <w:ilvl w:val="0"/>
          <w:numId w:val="62"/>
        </w:numPr>
        <w:spacing w:line="240" w:lineRule="auto"/>
      </w:pPr>
      <w:r w:rsidRPr="00FD222E">
        <w:t>The Client selects one.</w:t>
      </w:r>
    </w:p>
    <w:p w14:paraId="2805B132" w14:textId="77777777" w:rsidR="009B2F24" w:rsidRPr="00FD222E" w:rsidRDefault="009B2F24" w:rsidP="009B2F24">
      <w:pPr>
        <w:numPr>
          <w:ilvl w:val="0"/>
          <w:numId w:val="62"/>
        </w:numPr>
        <w:spacing w:line="240" w:lineRule="auto"/>
      </w:pPr>
      <w:r w:rsidRPr="00FD222E">
        <w:t>The System records the user ID, the type of user (whether Client or client.</w:t>
      </w:r>
    </w:p>
    <w:p w14:paraId="7D6B9125" w14:textId="77777777" w:rsidR="009B2F24" w:rsidRPr="00FD222E" w:rsidRDefault="009B2F24" w:rsidP="009B2F24">
      <w:pPr>
        <w:numPr>
          <w:ilvl w:val="0"/>
          <w:numId w:val="62"/>
        </w:numPr>
        <w:spacing w:line="240" w:lineRule="auto"/>
      </w:pPr>
      <w:r w:rsidRPr="00FD222E">
        <w:t>The System generates a messaging ID.</w:t>
      </w:r>
    </w:p>
    <w:p w14:paraId="22AC2B4F" w14:textId="77777777" w:rsidR="009B2F24" w:rsidRPr="00FD222E" w:rsidRDefault="009B2F24" w:rsidP="009B2F24">
      <w:pPr>
        <w:numPr>
          <w:ilvl w:val="0"/>
          <w:numId w:val="62"/>
        </w:numPr>
        <w:spacing w:line="240" w:lineRule="auto"/>
      </w:pPr>
      <w:r w:rsidRPr="00FD222E">
        <w:t xml:space="preserve">The System send the user ID, type and messaging ID to the </w:t>
      </w:r>
      <w:del w:id="1613" w:author="Joey Tatú" w:date="2019-11-27T14:20:00Z">
        <w:r w:rsidRPr="00FD222E" w:rsidDel="0060759B">
          <w:delText>MySQL</w:delText>
        </w:r>
      </w:del>
      <w:r w:rsidRPr="00FD222E">
        <w:t xml:space="preserve"> database. &lt;See E1&gt;</w:t>
      </w:r>
    </w:p>
    <w:p w14:paraId="42063AB5" w14:textId="77777777" w:rsidR="009B2F24" w:rsidRPr="00FD222E" w:rsidRDefault="009B2F24" w:rsidP="009B2F24">
      <w:pPr>
        <w:numPr>
          <w:ilvl w:val="0"/>
          <w:numId w:val="62"/>
        </w:numPr>
        <w:spacing w:line="240" w:lineRule="auto"/>
      </w:pPr>
      <w:r w:rsidRPr="00FD222E">
        <w:t>The System sends the user ID, type and messaging ID to the Messaging System. &lt;See E2&gt;</w:t>
      </w:r>
    </w:p>
    <w:p w14:paraId="040716C3" w14:textId="77777777" w:rsidR="009B2F24" w:rsidRPr="00FD222E" w:rsidRDefault="009B2F24" w:rsidP="009B2F24">
      <w:pPr>
        <w:numPr>
          <w:ilvl w:val="0"/>
          <w:numId w:val="62"/>
        </w:numPr>
        <w:spacing w:line="240" w:lineRule="auto"/>
      </w:pPr>
      <w:r w:rsidRPr="00FD222E">
        <w:t>The System communicates with the Messaging System and displays messages as they are sent and received.</w:t>
      </w:r>
    </w:p>
    <w:p w14:paraId="1F00E4A0" w14:textId="77777777" w:rsidR="009B2F24" w:rsidRPr="00FD222E" w:rsidRDefault="009B2F24" w:rsidP="009B2F24">
      <w:pPr>
        <w:numPr>
          <w:ilvl w:val="0"/>
          <w:numId w:val="62"/>
        </w:numPr>
        <w:spacing w:line="240" w:lineRule="auto"/>
      </w:pPr>
      <w:r w:rsidRPr="00FD222E">
        <w:t>The Client sends messages as required (external)</w:t>
      </w:r>
    </w:p>
    <w:p w14:paraId="004F80EE" w14:textId="77777777" w:rsidR="009B2F24" w:rsidRPr="00FD222E" w:rsidRDefault="009B2F24" w:rsidP="009B2F24">
      <w:pPr>
        <w:numPr>
          <w:ilvl w:val="0"/>
          <w:numId w:val="62"/>
        </w:numPr>
        <w:spacing w:line="240" w:lineRule="auto"/>
      </w:pPr>
      <w:r w:rsidRPr="00FD222E">
        <w:t>The Client closes the messaging dialog box.</w:t>
      </w:r>
    </w:p>
    <w:p w14:paraId="0511E3C9" w14:textId="77777777" w:rsidR="009B2F24" w:rsidRPr="00FD222E" w:rsidRDefault="009B2F24" w:rsidP="009B2F24">
      <w:pPr>
        <w:numPr>
          <w:ilvl w:val="0"/>
          <w:numId w:val="62"/>
        </w:numPr>
        <w:spacing w:line="240" w:lineRule="auto"/>
      </w:pPr>
      <w:r w:rsidRPr="00FD222E">
        <w:t>The System requests to stop the messaging session to the Messaging System.</w:t>
      </w:r>
    </w:p>
    <w:p w14:paraId="1A5C47C7" w14:textId="77777777" w:rsidR="009B2F24" w:rsidRPr="00FD222E" w:rsidRDefault="009B2F24" w:rsidP="009B2F24">
      <w:pPr>
        <w:numPr>
          <w:ilvl w:val="0"/>
          <w:numId w:val="62"/>
        </w:numPr>
        <w:spacing w:line="240" w:lineRule="auto"/>
      </w:pPr>
      <w:r w:rsidRPr="00FD222E">
        <w:t>The System loads the Messages page.</w:t>
      </w:r>
    </w:p>
    <w:p w14:paraId="613A5027" w14:textId="77777777" w:rsidR="009B2F24" w:rsidRPr="00FD222E" w:rsidRDefault="009B2F24" w:rsidP="009B2F24">
      <w:pPr>
        <w:ind w:left="1296"/>
      </w:pPr>
    </w:p>
    <w:p w14:paraId="1521DE4C" w14:textId="77777777" w:rsidR="009B2F24" w:rsidRPr="00FD222E" w:rsidRDefault="009B2F24" w:rsidP="009B2F24">
      <w:pPr>
        <w:ind w:firstLine="576"/>
        <w:rPr>
          <w:b/>
        </w:rPr>
      </w:pPr>
      <w:r w:rsidRPr="00FD222E">
        <w:rPr>
          <w:b/>
        </w:rPr>
        <w:t>Exceptional flow</w:t>
      </w:r>
    </w:p>
    <w:p w14:paraId="4F59B79D"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14" w:author="Joey Tatú" w:date="2019-11-27T14:20:00Z">
        <w:r w:rsidRPr="00FD222E" w:rsidDel="0060759B">
          <w:rPr>
            <w:lang w:val="en-IE"/>
          </w:rPr>
          <w:delText>MySQL</w:delText>
        </w:r>
      </w:del>
      <w:ins w:id="1615" w:author="Joey Tatú" w:date="2019-11-27T14:20:00Z">
        <w:r w:rsidRPr="00FD222E">
          <w:rPr>
            <w:lang w:val="en-IE"/>
          </w:rPr>
          <w:t>the database</w:t>
        </w:r>
      </w:ins>
    </w:p>
    <w:p w14:paraId="3FE5F01B" w14:textId="77777777" w:rsidR="009B2F24" w:rsidRPr="00FD222E" w:rsidRDefault="009B2F24" w:rsidP="009B2F24">
      <w:pPr>
        <w:pStyle w:val="A"/>
        <w:numPr>
          <w:ilvl w:val="0"/>
          <w:numId w:val="64"/>
        </w:numPr>
        <w:rPr>
          <w:lang w:val="en-IE"/>
        </w:rPr>
      </w:pPr>
      <w:r w:rsidRPr="00FD222E">
        <w:rPr>
          <w:lang w:val="en-IE"/>
        </w:rPr>
        <w:t xml:space="preserve">The System cannot connect </w:t>
      </w:r>
      <w:del w:id="1616" w:author="Joey Tatú" w:date="2019-11-27T14:20:00Z">
        <w:r w:rsidRPr="00FD222E" w:rsidDel="0060759B">
          <w:rPr>
            <w:lang w:val="en-IE"/>
          </w:rPr>
          <w:delText>MySQL</w:delText>
        </w:r>
      </w:del>
      <w:r w:rsidRPr="00FD222E">
        <w:rPr>
          <w:lang w:val="en-IE"/>
        </w:rPr>
        <w:t xml:space="preserve"> Database</w:t>
      </w:r>
    </w:p>
    <w:p w14:paraId="73390F20" w14:textId="77777777" w:rsidR="009B2F24" w:rsidRPr="00FD222E" w:rsidRDefault="009B2F24" w:rsidP="009B2F24">
      <w:pPr>
        <w:pStyle w:val="A"/>
        <w:numPr>
          <w:ilvl w:val="0"/>
          <w:numId w:val="64"/>
        </w:numPr>
        <w:rPr>
          <w:lang w:val="en-IE"/>
        </w:rPr>
      </w:pPr>
      <w:r w:rsidRPr="00FD222E">
        <w:rPr>
          <w:lang w:val="en-IE"/>
        </w:rPr>
        <w:t>The System displays a message to the user sating that technical difficulties are occurring.</w:t>
      </w:r>
    </w:p>
    <w:p w14:paraId="6F063E3A" w14:textId="77777777" w:rsidR="009B2F24" w:rsidRPr="00FD222E" w:rsidRDefault="009B2F24" w:rsidP="009B2F24">
      <w:pPr>
        <w:pStyle w:val="A"/>
        <w:numPr>
          <w:ilvl w:val="0"/>
          <w:numId w:val="64"/>
        </w:numPr>
        <w:rPr>
          <w:lang w:val="en-IE"/>
        </w:rPr>
      </w:pPr>
      <w:r w:rsidRPr="00FD222E">
        <w:rPr>
          <w:lang w:val="en-IE"/>
        </w:rPr>
        <w:t>The System stores what happened into an error log.</w:t>
      </w:r>
    </w:p>
    <w:p w14:paraId="5D8E1DCC" w14:textId="77777777" w:rsidR="009B2F24" w:rsidRPr="00FD222E" w:rsidRDefault="009B2F24" w:rsidP="009B2F24">
      <w:pPr>
        <w:pStyle w:val="A"/>
        <w:numPr>
          <w:ilvl w:val="0"/>
          <w:numId w:val="0"/>
        </w:numPr>
        <w:ind w:left="357" w:hanging="357"/>
        <w:rPr>
          <w:lang w:val="en-IE"/>
        </w:rPr>
      </w:pPr>
    </w:p>
    <w:p w14:paraId="3019F626" w14:textId="77777777" w:rsidR="009B2F24" w:rsidRPr="00FD222E" w:rsidRDefault="009B2F24" w:rsidP="009B2F24">
      <w:pPr>
        <w:pStyle w:val="A"/>
        <w:numPr>
          <w:ilvl w:val="0"/>
          <w:numId w:val="0"/>
        </w:numPr>
        <w:ind w:left="933" w:hanging="357"/>
        <w:rPr>
          <w:lang w:val="en-IE"/>
        </w:rPr>
      </w:pPr>
      <w:r w:rsidRPr="00FD222E">
        <w:rPr>
          <w:lang w:val="en-IE"/>
        </w:rPr>
        <w:t>E2: System cannot connect to the Messaging System</w:t>
      </w:r>
    </w:p>
    <w:p w14:paraId="6F04DDE1" w14:textId="77777777" w:rsidR="009B2F24" w:rsidRPr="00FD222E" w:rsidRDefault="009B2F24" w:rsidP="009B2F24">
      <w:pPr>
        <w:pStyle w:val="A"/>
        <w:numPr>
          <w:ilvl w:val="0"/>
          <w:numId w:val="65"/>
        </w:numPr>
        <w:rPr>
          <w:lang w:val="en-IE"/>
        </w:rPr>
      </w:pPr>
      <w:r w:rsidRPr="00FD222E">
        <w:rPr>
          <w:lang w:val="en-IE"/>
        </w:rPr>
        <w:t>The System cannot connect to the Messaging System</w:t>
      </w:r>
    </w:p>
    <w:p w14:paraId="28C0E4EB" w14:textId="77777777" w:rsidR="009B2F24" w:rsidRPr="00FD222E" w:rsidRDefault="009B2F24" w:rsidP="009B2F24">
      <w:pPr>
        <w:pStyle w:val="A"/>
        <w:numPr>
          <w:ilvl w:val="0"/>
          <w:numId w:val="65"/>
        </w:numPr>
        <w:rPr>
          <w:lang w:val="en-IE"/>
        </w:rPr>
      </w:pPr>
      <w:r w:rsidRPr="00FD222E">
        <w:rPr>
          <w:lang w:val="en-IE"/>
        </w:rPr>
        <w:t>The System displays a message to the user sating that technical difficulties are occurring.</w:t>
      </w:r>
    </w:p>
    <w:p w14:paraId="0B1ADFAB" w14:textId="77777777" w:rsidR="009B2F24" w:rsidRPr="00FD222E" w:rsidRDefault="009B2F24" w:rsidP="009B2F24">
      <w:pPr>
        <w:pStyle w:val="A"/>
        <w:numPr>
          <w:ilvl w:val="0"/>
          <w:numId w:val="65"/>
        </w:numPr>
        <w:rPr>
          <w:lang w:val="en-IE"/>
        </w:rPr>
      </w:pPr>
      <w:r w:rsidRPr="00FD222E">
        <w:rPr>
          <w:lang w:val="en-IE"/>
        </w:rPr>
        <w:t>The System stores what happened into an error log.</w:t>
      </w:r>
    </w:p>
    <w:p w14:paraId="210363DD" w14:textId="77777777" w:rsidR="009B2F24" w:rsidRPr="00FD222E" w:rsidRDefault="009B2F24" w:rsidP="009B2F24">
      <w:pPr>
        <w:pStyle w:val="A"/>
        <w:numPr>
          <w:ilvl w:val="0"/>
          <w:numId w:val="0"/>
        </w:numPr>
        <w:ind w:left="936"/>
        <w:rPr>
          <w:lang w:val="en-IE"/>
        </w:rPr>
      </w:pPr>
    </w:p>
    <w:p w14:paraId="1A1AC65E" w14:textId="77777777" w:rsidR="009B2F24" w:rsidRPr="00FD222E" w:rsidRDefault="009B2F24" w:rsidP="009B2F24">
      <w:pPr>
        <w:ind w:left="576"/>
        <w:rPr>
          <w:b/>
        </w:rPr>
      </w:pPr>
      <w:r w:rsidRPr="00FD222E">
        <w:rPr>
          <w:b/>
        </w:rPr>
        <w:t>Termination</w:t>
      </w:r>
    </w:p>
    <w:p w14:paraId="1038B6A7" w14:textId="77777777" w:rsidR="009B2F24" w:rsidRPr="00FD222E" w:rsidRDefault="009B2F24" w:rsidP="009B2F24">
      <w:pPr>
        <w:ind w:left="576"/>
      </w:pPr>
      <w:r w:rsidRPr="00FD222E">
        <w:t>This Use Case is terminated when the User has successfully sent and received messages.</w:t>
      </w:r>
    </w:p>
    <w:p w14:paraId="6AC3E87A" w14:textId="77777777" w:rsidR="009B2F24" w:rsidRPr="00FD222E" w:rsidRDefault="009B2F24" w:rsidP="009B2F24">
      <w:pPr>
        <w:ind w:left="576"/>
        <w:rPr>
          <w:b/>
        </w:rPr>
      </w:pPr>
    </w:p>
    <w:p w14:paraId="78BA78EB" w14:textId="77777777" w:rsidR="009B2F24" w:rsidRPr="00FD222E" w:rsidRDefault="009B2F24" w:rsidP="009B2F24">
      <w:pPr>
        <w:ind w:left="576"/>
        <w:rPr>
          <w:b/>
        </w:rPr>
      </w:pPr>
      <w:r w:rsidRPr="00FD222E">
        <w:rPr>
          <w:b/>
        </w:rPr>
        <w:lastRenderedPageBreak/>
        <w:t>Post condition</w:t>
      </w:r>
    </w:p>
    <w:p w14:paraId="24BDBF17" w14:textId="77777777" w:rsidR="009B2F24" w:rsidRPr="00FD222E" w:rsidRDefault="009B2F24" w:rsidP="009B2F24">
      <w:pPr>
        <w:ind w:left="576"/>
      </w:pPr>
      <w:r w:rsidRPr="00FD222E">
        <w:t>The System goes into a wait state</w:t>
      </w:r>
    </w:p>
    <w:p w14:paraId="1E58A89A" w14:textId="77777777" w:rsidR="009B2F24" w:rsidRPr="00FD222E" w:rsidRDefault="009B2F24" w:rsidP="009B2F24">
      <w:pPr>
        <w:ind w:left="576"/>
      </w:pPr>
    </w:p>
    <w:p w14:paraId="4A48EE37" w14:textId="77777777" w:rsidR="009B2F24" w:rsidRPr="00FD222E" w:rsidRDefault="009B2F24" w:rsidP="009B2F24">
      <w:pPr>
        <w:ind w:left="576"/>
      </w:pPr>
    </w:p>
    <w:p w14:paraId="6AE79EC0" w14:textId="77777777" w:rsidR="009B2F24" w:rsidRPr="00FD222E" w:rsidRDefault="009B2F24" w:rsidP="009B2F24">
      <w:pPr>
        <w:pStyle w:val="Heading3"/>
      </w:pPr>
      <w:bookmarkStart w:id="1617" w:name="_Toc25767707"/>
      <w:bookmarkStart w:id="1618" w:name="_Toc26877937"/>
      <w:r w:rsidRPr="00FD222E">
        <w:t xml:space="preserve">Requirement </w:t>
      </w:r>
      <w:del w:id="1619" w:author="Joey Tatú" w:date="2019-11-27T16:10:00Z">
        <w:r w:rsidRPr="00FD222E" w:rsidDel="001470FB">
          <w:delText>6</w:delText>
        </w:r>
      </w:del>
      <w:ins w:id="1620" w:author="Joey Tatú" w:date="2019-11-27T16:10:00Z">
        <w:r>
          <w:t>5</w:t>
        </w:r>
      </w:ins>
      <w:r w:rsidRPr="00FD222E">
        <w:t>: Create automated appointment</w:t>
      </w:r>
      <w:bookmarkEnd w:id="1617"/>
      <w:bookmarkEnd w:id="1618"/>
    </w:p>
    <w:p w14:paraId="52C225BC" w14:textId="77777777" w:rsidR="009B2F24" w:rsidRPr="00FD222E" w:rsidRDefault="009B2F24" w:rsidP="009B2F24">
      <w:pPr>
        <w:pStyle w:val="Heading4"/>
      </w:pPr>
      <w:r w:rsidRPr="00FD222E">
        <w:t>Description &amp; Priority</w:t>
      </w:r>
    </w:p>
    <w:p w14:paraId="7D2E6C0B" w14:textId="77777777" w:rsidR="009B2F24" w:rsidRPr="00FD222E" w:rsidRDefault="009B2F24" w:rsidP="009B2F24">
      <w:r w:rsidRPr="00FD222E">
        <w:t>This use case describes how the System creates automatic appointments for the User.</w:t>
      </w:r>
    </w:p>
    <w:p w14:paraId="78F3DE86" w14:textId="77777777" w:rsidR="009B2F24" w:rsidRPr="00FD222E" w:rsidRDefault="009B2F24" w:rsidP="009B2F24">
      <w:pPr>
        <w:pStyle w:val="Heading4"/>
      </w:pPr>
      <w:r w:rsidRPr="00FD222E">
        <w:t xml:space="preserve">Use Case </w:t>
      </w:r>
    </w:p>
    <w:p w14:paraId="3EACB6B0" w14:textId="77777777" w:rsidR="009B2F24" w:rsidRPr="00FD222E" w:rsidRDefault="009B2F24" w:rsidP="009B2F24">
      <w:pPr>
        <w:ind w:left="576"/>
      </w:pPr>
      <w:r w:rsidRPr="00FD222E">
        <w:rPr>
          <w:b/>
        </w:rPr>
        <w:t>Unique ID:</w:t>
      </w:r>
      <w:r w:rsidRPr="00FD222E">
        <w:t xml:space="preserve"> </w:t>
      </w:r>
      <w:proofErr w:type="spellStart"/>
      <w:r w:rsidRPr="00FD222E">
        <w:t>autoBook</w:t>
      </w:r>
      <w:proofErr w:type="spellEnd"/>
    </w:p>
    <w:p w14:paraId="02E94918" w14:textId="77777777" w:rsidR="009B2F24" w:rsidRPr="00FD222E" w:rsidRDefault="009B2F24" w:rsidP="009B2F24">
      <w:pPr>
        <w:ind w:left="576"/>
        <w:rPr>
          <w:b/>
        </w:rPr>
      </w:pPr>
      <w:r w:rsidRPr="00FD222E">
        <w:rPr>
          <w:b/>
        </w:rPr>
        <w:t>Scope</w:t>
      </w:r>
    </w:p>
    <w:p w14:paraId="4AA5D850" w14:textId="77777777" w:rsidR="009B2F24" w:rsidRPr="00FD222E" w:rsidRDefault="009B2F24" w:rsidP="009B2F24">
      <w:pPr>
        <w:ind w:left="576"/>
      </w:pPr>
      <w:r w:rsidRPr="00FD222E">
        <w:t xml:space="preserve">The scope of this use case is to automate a new booking for the Client.  </w:t>
      </w:r>
    </w:p>
    <w:p w14:paraId="5768508D" w14:textId="77777777" w:rsidR="009B2F24" w:rsidRPr="00FD222E" w:rsidRDefault="009B2F24" w:rsidP="009B2F24">
      <w:pPr>
        <w:ind w:left="576"/>
      </w:pPr>
      <w:r w:rsidRPr="00FD222E">
        <w:rPr>
          <w:b/>
        </w:rPr>
        <w:t>Description</w:t>
      </w:r>
    </w:p>
    <w:p w14:paraId="57E719BF" w14:textId="77777777" w:rsidR="009B2F24" w:rsidRPr="00FD222E" w:rsidRDefault="009B2F24" w:rsidP="009B2F24">
      <w:pPr>
        <w:ind w:left="576"/>
      </w:pPr>
      <w:r w:rsidRPr="00FD222E">
        <w:t xml:space="preserve">The scope of this use case is to automate bookings for the Client. Depending on the number of previous appointments (i.e. more than 4), the system will generate an appointment to be confirmed by the Client and the Artist.  </w:t>
      </w:r>
    </w:p>
    <w:p w14:paraId="57D39D23" w14:textId="77777777" w:rsidR="009B2F24" w:rsidRPr="00FD222E" w:rsidRDefault="009B2F24" w:rsidP="009B2F24">
      <w:pPr>
        <w:ind w:left="576"/>
      </w:pPr>
    </w:p>
    <w:p w14:paraId="6C401F01" w14:textId="77777777" w:rsidR="009B2F24" w:rsidRPr="00FD222E" w:rsidRDefault="009B2F24" w:rsidP="009B2F24">
      <w:pPr>
        <w:ind w:left="576"/>
        <w:rPr>
          <w:b/>
        </w:rPr>
      </w:pPr>
      <w:r w:rsidRPr="00FD222E">
        <w:rPr>
          <w:b/>
        </w:rPr>
        <w:t>Use Case Diagram</w:t>
      </w:r>
    </w:p>
    <w:p w14:paraId="568CAB15" w14:textId="782FB113" w:rsidR="009B2F24" w:rsidRPr="00FD222E" w:rsidRDefault="009B2F24" w:rsidP="009B2F24">
      <w:pPr>
        <w:ind w:left="576"/>
        <w:rPr>
          <w:b/>
        </w:rPr>
      </w:pPr>
      <w:ins w:id="1621" w:author="Joey Tatú" w:date="2019-11-27T16:12:00Z">
        <w:r>
          <w:rPr>
            <w:b/>
            <w:noProof/>
          </w:rPr>
          <w:drawing>
            <wp:inline distT="0" distB="0" distL="0" distR="0" wp14:anchorId="4D0E23BC" wp14:editId="327DB1E6">
              <wp:extent cx="5486400" cy="221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_req5_autoBook.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2217420"/>
                      </a:xfrm>
                      <a:prstGeom prst="rect">
                        <a:avLst/>
                      </a:prstGeom>
                    </pic:spPr>
                  </pic:pic>
                </a:graphicData>
              </a:graphic>
            </wp:inline>
          </w:drawing>
        </w:r>
      </w:ins>
      <w:r w:rsidRPr="00FD222E">
        <w:rPr>
          <w:b/>
        </w:rPr>
        <w:t>Flow Description</w:t>
      </w:r>
    </w:p>
    <w:p w14:paraId="6D8C2C8D" w14:textId="77777777" w:rsidR="009B2F24" w:rsidRPr="00FD222E" w:rsidRDefault="009B2F24" w:rsidP="009B2F24">
      <w:pPr>
        <w:ind w:left="576"/>
        <w:rPr>
          <w:b/>
        </w:rPr>
      </w:pPr>
      <w:r w:rsidRPr="00FD222E">
        <w:rPr>
          <w:b/>
        </w:rPr>
        <w:t>Precondition</w:t>
      </w:r>
    </w:p>
    <w:p w14:paraId="35961AF4" w14:textId="77777777" w:rsidR="009B2F24" w:rsidRPr="00FD222E" w:rsidRDefault="009B2F24" w:rsidP="009B2F24">
      <w:pPr>
        <w:pStyle w:val="ListParagraph"/>
        <w:numPr>
          <w:ilvl w:val="0"/>
          <w:numId w:val="21"/>
        </w:numPr>
        <w:spacing w:after="120"/>
        <w:jc w:val="both"/>
      </w:pPr>
      <w:r w:rsidRPr="00FD222E">
        <w:t>The System is active and working correctly,</w:t>
      </w:r>
    </w:p>
    <w:p w14:paraId="5A94D4B0" w14:textId="77777777" w:rsidR="009B2F24" w:rsidRPr="00FD222E" w:rsidRDefault="009B2F24" w:rsidP="009B2F24">
      <w:pPr>
        <w:pStyle w:val="ListParagraph"/>
        <w:numPr>
          <w:ilvl w:val="0"/>
          <w:numId w:val="21"/>
        </w:numPr>
        <w:spacing w:after="120"/>
        <w:jc w:val="both"/>
      </w:pPr>
      <w:r w:rsidRPr="00FD222E">
        <w:t>The Client is signed in</w:t>
      </w:r>
    </w:p>
    <w:p w14:paraId="1AB039CF" w14:textId="77777777" w:rsidR="009B2F24" w:rsidRPr="00FD222E" w:rsidRDefault="009B2F24" w:rsidP="009B2F24">
      <w:pPr>
        <w:pStyle w:val="ListParagraph"/>
        <w:numPr>
          <w:ilvl w:val="0"/>
          <w:numId w:val="21"/>
        </w:numPr>
        <w:spacing w:after="120"/>
        <w:jc w:val="both"/>
      </w:pPr>
      <w:r w:rsidRPr="00FD222E">
        <w:lastRenderedPageBreak/>
        <w:t>The Artist is signed in.</w:t>
      </w:r>
    </w:p>
    <w:p w14:paraId="75A673D1" w14:textId="77777777" w:rsidR="009B2F24" w:rsidRPr="00FD222E" w:rsidRDefault="009B2F24" w:rsidP="009B2F24">
      <w:pPr>
        <w:pStyle w:val="ListParagraph"/>
        <w:numPr>
          <w:ilvl w:val="0"/>
          <w:numId w:val="21"/>
        </w:numPr>
        <w:spacing w:after="120"/>
        <w:jc w:val="both"/>
      </w:pPr>
      <w:r w:rsidRPr="00FD222E">
        <w:t xml:space="preserve">The </w:t>
      </w:r>
      <w:del w:id="1622" w:author="Joey Tatú" w:date="2019-11-27T14:20:00Z">
        <w:r w:rsidRPr="00FD222E" w:rsidDel="0060759B">
          <w:delText>MySQL</w:delText>
        </w:r>
      </w:del>
      <w:r w:rsidRPr="00FD222E">
        <w:t xml:space="preserve"> database is active and working correctly.</w:t>
      </w:r>
    </w:p>
    <w:p w14:paraId="0DB60CEB" w14:textId="77777777" w:rsidR="009B2F24" w:rsidRPr="00FD222E" w:rsidRDefault="009B2F24" w:rsidP="009B2F24">
      <w:pPr>
        <w:pStyle w:val="ListParagraph"/>
        <w:numPr>
          <w:ilvl w:val="0"/>
          <w:numId w:val="21"/>
        </w:numPr>
        <w:spacing w:after="120"/>
        <w:jc w:val="both"/>
      </w:pPr>
      <w:r w:rsidRPr="00FD222E">
        <w:t>An Error log file is stored within the website’s files.</w:t>
      </w:r>
    </w:p>
    <w:p w14:paraId="1C1A4DBE" w14:textId="77777777" w:rsidR="009B2F24" w:rsidRPr="00FD222E" w:rsidRDefault="009B2F24" w:rsidP="009B2F24">
      <w:pPr>
        <w:pStyle w:val="ListParagraph"/>
        <w:numPr>
          <w:ilvl w:val="0"/>
          <w:numId w:val="21"/>
        </w:numPr>
        <w:spacing w:after="120"/>
        <w:jc w:val="both"/>
      </w:pPr>
      <w:r w:rsidRPr="00FD222E">
        <w:t xml:space="preserve">The Artist and Client need to approve appointment before it’s confirmed </w:t>
      </w:r>
    </w:p>
    <w:p w14:paraId="3825389B" w14:textId="77777777" w:rsidR="009B2F24" w:rsidRPr="00FD222E" w:rsidRDefault="009B2F24" w:rsidP="009B2F24">
      <w:pPr>
        <w:pStyle w:val="ListParagraph"/>
        <w:numPr>
          <w:ilvl w:val="0"/>
          <w:numId w:val="21"/>
        </w:numPr>
        <w:spacing w:after="120"/>
        <w:jc w:val="both"/>
      </w:pPr>
      <w:r w:rsidRPr="00FD222E">
        <w:t>The Artist and Client are able to turn on this feature</w:t>
      </w:r>
    </w:p>
    <w:p w14:paraId="06F97033" w14:textId="77777777" w:rsidR="009B2F24" w:rsidRPr="00FD222E" w:rsidRDefault="009B2F24" w:rsidP="009B2F24">
      <w:pPr>
        <w:rPr>
          <w:b/>
        </w:rPr>
      </w:pPr>
      <w:r w:rsidRPr="00FD222E">
        <w:rPr>
          <w:b/>
        </w:rPr>
        <w:t>Activation</w:t>
      </w:r>
    </w:p>
    <w:p w14:paraId="2A51F87F" w14:textId="77777777" w:rsidR="009B2F24" w:rsidRPr="00FD222E" w:rsidRDefault="009B2F24" w:rsidP="009B2F24">
      <w:pPr>
        <w:ind w:left="576"/>
      </w:pPr>
      <w:r w:rsidRPr="00FD222E">
        <w:t>This use case starts every morning at 1am.</w:t>
      </w:r>
    </w:p>
    <w:p w14:paraId="25B6DACF" w14:textId="77777777" w:rsidR="009B2F24" w:rsidRPr="00FD222E" w:rsidRDefault="009B2F24" w:rsidP="009B2F24">
      <w:pPr>
        <w:ind w:left="576"/>
        <w:rPr>
          <w:b/>
        </w:rPr>
      </w:pPr>
      <w:r w:rsidRPr="00FD222E">
        <w:rPr>
          <w:b/>
        </w:rPr>
        <w:t>Main flow</w:t>
      </w:r>
    </w:p>
    <w:p w14:paraId="72F4F34A" w14:textId="77777777" w:rsidR="009B2F24" w:rsidRPr="00FD222E" w:rsidRDefault="009B2F24" w:rsidP="009B2F24">
      <w:pPr>
        <w:numPr>
          <w:ilvl w:val="0"/>
          <w:numId w:val="68"/>
        </w:numPr>
        <w:spacing w:line="240" w:lineRule="auto"/>
      </w:pPr>
      <w:r w:rsidRPr="00FD222E">
        <w:t xml:space="preserve">The System checks the completed appointment schedule for the day and locates the first </w:t>
      </w:r>
      <w:del w:id="1623" w:author="Joey Tatú" w:date="2019-11-27T14:22:00Z">
        <w:r w:rsidRPr="00FD222E" w:rsidDel="0060759B">
          <w:delText>appointment.&lt;</w:delText>
        </w:r>
      </w:del>
      <w:ins w:id="1624" w:author="Joey Tatú" w:date="2019-11-27T14:22:00Z">
        <w:r w:rsidRPr="00FD222E">
          <w:t>appointment. &lt;</w:t>
        </w:r>
      </w:ins>
      <w:r w:rsidRPr="00FD222E">
        <w:t>See E1&gt;</w:t>
      </w:r>
    </w:p>
    <w:p w14:paraId="3A2651A6" w14:textId="77777777" w:rsidR="009B2F24" w:rsidRPr="00FD222E" w:rsidRDefault="009B2F24" w:rsidP="009B2F24">
      <w:pPr>
        <w:numPr>
          <w:ilvl w:val="0"/>
          <w:numId w:val="68"/>
        </w:numPr>
        <w:spacing w:line="240" w:lineRule="auto"/>
      </w:pPr>
      <w:r w:rsidRPr="00FD222E">
        <w:t>The System checks the Client has not opted out for automated appointments. &lt;See A1&gt;</w:t>
      </w:r>
    </w:p>
    <w:p w14:paraId="6B171934" w14:textId="77777777" w:rsidR="009B2F24" w:rsidRPr="00FD222E" w:rsidRDefault="009B2F24" w:rsidP="009B2F24">
      <w:pPr>
        <w:numPr>
          <w:ilvl w:val="0"/>
          <w:numId w:val="68"/>
        </w:numPr>
        <w:spacing w:line="240" w:lineRule="auto"/>
      </w:pPr>
      <w:r w:rsidRPr="00FD222E">
        <w:t>The System checks the Artist has not opted out. &lt;See A1&gt;</w:t>
      </w:r>
    </w:p>
    <w:p w14:paraId="702EE02A" w14:textId="77777777" w:rsidR="009B2F24" w:rsidRPr="00FD222E" w:rsidRDefault="009B2F24" w:rsidP="009B2F24">
      <w:pPr>
        <w:numPr>
          <w:ilvl w:val="0"/>
          <w:numId w:val="68"/>
        </w:numPr>
        <w:spacing w:line="240" w:lineRule="auto"/>
      </w:pPr>
      <w:r w:rsidRPr="00FD222E">
        <w:t>The System adds an appointment for the Client for the Monday 4 weeks away at the same time.</w:t>
      </w:r>
    </w:p>
    <w:p w14:paraId="515AAA43" w14:textId="77777777" w:rsidR="009B2F24" w:rsidRPr="00FD222E" w:rsidRDefault="009B2F24" w:rsidP="009B2F24">
      <w:pPr>
        <w:numPr>
          <w:ilvl w:val="0"/>
          <w:numId w:val="68"/>
        </w:numPr>
        <w:spacing w:line="240" w:lineRule="auto"/>
      </w:pPr>
      <w:r w:rsidRPr="00FD222E">
        <w:t>The System sets the appointment to unconfirmed.</w:t>
      </w:r>
    </w:p>
    <w:p w14:paraId="1E42A1B0" w14:textId="77777777" w:rsidR="009B2F24" w:rsidRPr="00FD222E" w:rsidRDefault="009B2F24" w:rsidP="009B2F24">
      <w:pPr>
        <w:numPr>
          <w:ilvl w:val="0"/>
          <w:numId w:val="68"/>
        </w:numPr>
        <w:spacing w:line="240" w:lineRule="auto"/>
      </w:pPr>
      <w:r w:rsidRPr="00FD222E">
        <w:t>The System checks the Artist’s schedule. &lt;See A2&gt;</w:t>
      </w:r>
    </w:p>
    <w:p w14:paraId="7D418C24" w14:textId="77777777" w:rsidR="009B2F24" w:rsidRPr="00FD222E" w:rsidRDefault="009B2F24" w:rsidP="009B2F24">
      <w:pPr>
        <w:numPr>
          <w:ilvl w:val="0"/>
          <w:numId w:val="68"/>
        </w:numPr>
        <w:spacing w:line="240" w:lineRule="auto"/>
      </w:pPr>
      <w:r w:rsidRPr="00FD222E">
        <w:t>The System notifies the Client</w:t>
      </w:r>
    </w:p>
    <w:p w14:paraId="56AA2B8D" w14:textId="77777777" w:rsidR="009B2F24" w:rsidRPr="00FD222E" w:rsidRDefault="009B2F24" w:rsidP="009B2F24">
      <w:pPr>
        <w:numPr>
          <w:ilvl w:val="0"/>
          <w:numId w:val="68"/>
        </w:numPr>
        <w:spacing w:line="240" w:lineRule="auto"/>
      </w:pPr>
      <w:r w:rsidRPr="00FD222E">
        <w:t>The Client confirms &lt;See A3&gt;</w:t>
      </w:r>
    </w:p>
    <w:p w14:paraId="59559E68" w14:textId="77777777" w:rsidR="009B2F24" w:rsidRPr="00FD222E" w:rsidRDefault="009B2F24" w:rsidP="009B2F24">
      <w:pPr>
        <w:numPr>
          <w:ilvl w:val="0"/>
          <w:numId w:val="68"/>
        </w:numPr>
        <w:spacing w:line="240" w:lineRule="auto"/>
      </w:pPr>
      <w:r w:rsidRPr="00FD222E">
        <w:t>The System notifies the Artist.</w:t>
      </w:r>
    </w:p>
    <w:p w14:paraId="44AAE1FC" w14:textId="77777777" w:rsidR="009B2F24" w:rsidRPr="00FD222E" w:rsidRDefault="009B2F24" w:rsidP="009B2F24">
      <w:pPr>
        <w:numPr>
          <w:ilvl w:val="0"/>
          <w:numId w:val="68"/>
        </w:numPr>
        <w:spacing w:line="240" w:lineRule="auto"/>
      </w:pPr>
      <w:r w:rsidRPr="00FD222E">
        <w:t>The Artist confirms &lt;See A3&gt;</w:t>
      </w:r>
    </w:p>
    <w:p w14:paraId="6AAC5118" w14:textId="77777777" w:rsidR="009B2F24" w:rsidRPr="00FD222E" w:rsidRDefault="009B2F24" w:rsidP="009B2F24">
      <w:pPr>
        <w:numPr>
          <w:ilvl w:val="0"/>
          <w:numId w:val="68"/>
        </w:numPr>
        <w:spacing w:line="240" w:lineRule="auto"/>
      </w:pPr>
      <w:r w:rsidRPr="00FD222E">
        <w:t>The System sets the appointment to confirmed.</w:t>
      </w:r>
    </w:p>
    <w:p w14:paraId="6FAFE9AC" w14:textId="77777777" w:rsidR="009B2F24" w:rsidRPr="00FD222E" w:rsidRDefault="009B2F24" w:rsidP="009B2F24">
      <w:pPr>
        <w:numPr>
          <w:ilvl w:val="0"/>
          <w:numId w:val="68"/>
        </w:numPr>
        <w:spacing w:line="240" w:lineRule="auto"/>
      </w:pPr>
      <w:r w:rsidRPr="00FD222E">
        <w:t>The System goes to the next completed appointment that day.</w:t>
      </w:r>
    </w:p>
    <w:p w14:paraId="4AA45129" w14:textId="77777777" w:rsidR="009B2F24" w:rsidRPr="00FD222E" w:rsidRDefault="009B2F24" w:rsidP="009B2F24">
      <w:pPr>
        <w:numPr>
          <w:ilvl w:val="0"/>
          <w:numId w:val="68"/>
        </w:numPr>
        <w:spacing w:line="240" w:lineRule="auto"/>
      </w:pPr>
      <w:r w:rsidRPr="00FD222E">
        <w:t>The System repeats numbers 2 – 12 until there are no more completed appointments for that day</w:t>
      </w:r>
    </w:p>
    <w:p w14:paraId="1CCA7E78" w14:textId="77777777" w:rsidR="009B2F24" w:rsidRPr="00FD222E" w:rsidRDefault="009B2F24" w:rsidP="009B2F24">
      <w:pPr>
        <w:ind w:left="576"/>
        <w:rPr>
          <w:b/>
        </w:rPr>
      </w:pPr>
      <w:r w:rsidRPr="00FD222E">
        <w:rPr>
          <w:b/>
        </w:rPr>
        <w:t>Alternate flow</w:t>
      </w:r>
    </w:p>
    <w:p w14:paraId="1F627CA4" w14:textId="77777777" w:rsidR="009B2F24" w:rsidRPr="00FD222E" w:rsidRDefault="009B2F24" w:rsidP="009B2F24">
      <w:pPr>
        <w:pStyle w:val="A"/>
        <w:numPr>
          <w:ilvl w:val="0"/>
          <w:numId w:val="0"/>
        </w:numPr>
        <w:ind w:left="933" w:hanging="357"/>
        <w:rPr>
          <w:lang w:val="en-IE"/>
        </w:rPr>
      </w:pPr>
      <w:r w:rsidRPr="00FD222E">
        <w:rPr>
          <w:lang w:val="en-IE"/>
        </w:rPr>
        <w:t>A1: The Artist and/or Client have opted out of automated appointments</w:t>
      </w:r>
    </w:p>
    <w:p w14:paraId="20545827" w14:textId="77777777" w:rsidR="009B2F24" w:rsidRPr="00FD222E" w:rsidRDefault="009B2F24" w:rsidP="009B2F24">
      <w:pPr>
        <w:ind w:left="1293"/>
      </w:pPr>
      <w:r w:rsidRPr="00FD222E">
        <w:t>&lt;returns to number 12 in Main Flow&gt;</w:t>
      </w:r>
    </w:p>
    <w:p w14:paraId="5EC688F6" w14:textId="77777777" w:rsidR="009B2F24" w:rsidRPr="00FD222E" w:rsidRDefault="009B2F24" w:rsidP="009B2F24"/>
    <w:p w14:paraId="0181396F" w14:textId="77777777" w:rsidR="009B2F24" w:rsidRPr="00FD222E" w:rsidRDefault="009B2F24" w:rsidP="009B2F24">
      <w:pPr>
        <w:pStyle w:val="A"/>
        <w:numPr>
          <w:ilvl w:val="0"/>
          <w:numId w:val="0"/>
        </w:numPr>
        <w:ind w:left="933" w:hanging="357"/>
        <w:rPr>
          <w:lang w:val="en-IE"/>
        </w:rPr>
      </w:pPr>
      <w:r w:rsidRPr="00FD222E">
        <w:rPr>
          <w:lang w:val="en-IE"/>
        </w:rPr>
        <w:t>A2: Artist’s Schedule already has appointment booked for that date and time&gt;</w:t>
      </w:r>
    </w:p>
    <w:p w14:paraId="558518A9" w14:textId="77777777" w:rsidR="009B2F24" w:rsidRPr="00FD222E" w:rsidRDefault="009B2F24" w:rsidP="009B2F24">
      <w:pPr>
        <w:pStyle w:val="A"/>
        <w:numPr>
          <w:ilvl w:val="0"/>
          <w:numId w:val="71"/>
        </w:numPr>
        <w:rPr>
          <w:lang w:val="en-IE"/>
        </w:rPr>
      </w:pPr>
      <w:r w:rsidRPr="00FD222E">
        <w:rPr>
          <w:lang w:val="en-IE"/>
        </w:rPr>
        <w:t>The System finds the next available date and time that is not booked</w:t>
      </w:r>
    </w:p>
    <w:p w14:paraId="6E0FF438" w14:textId="77777777" w:rsidR="009B2F24" w:rsidRPr="00FD222E" w:rsidRDefault="009B2F24" w:rsidP="009B2F24">
      <w:pPr>
        <w:ind w:left="1296"/>
      </w:pPr>
      <w:r w:rsidRPr="00FD222E">
        <w:t>&lt;returns to number 7 in Main Flow&gt;</w:t>
      </w:r>
    </w:p>
    <w:p w14:paraId="7518F211" w14:textId="77777777" w:rsidR="009B2F24" w:rsidRPr="00FD222E" w:rsidRDefault="009B2F24" w:rsidP="009B2F24">
      <w:pPr>
        <w:ind w:left="1296"/>
      </w:pPr>
    </w:p>
    <w:p w14:paraId="590B5B67" w14:textId="77777777" w:rsidR="009B2F24" w:rsidRPr="00FD222E" w:rsidRDefault="009B2F24" w:rsidP="009B2F24">
      <w:pPr>
        <w:pStyle w:val="A"/>
        <w:numPr>
          <w:ilvl w:val="0"/>
          <w:numId w:val="0"/>
        </w:numPr>
        <w:ind w:left="933" w:hanging="357"/>
        <w:rPr>
          <w:lang w:val="en-IE"/>
        </w:rPr>
      </w:pPr>
      <w:r w:rsidRPr="00FD222E">
        <w:rPr>
          <w:lang w:val="en-IE"/>
        </w:rPr>
        <w:t>A3: The Artist and/or Client select deny or do not respond after 24 hours.</w:t>
      </w:r>
    </w:p>
    <w:p w14:paraId="23BE678B" w14:textId="77777777" w:rsidR="009B2F24" w:rsidRPr="00FD222E" w:rsidRDefault="009B2F24" w:rsidP="009B2F24">
      <w:pPr>
        <w:ind w:left="1293"/>
      </w:pPr>
      <w:r w:rsidRPr="00FD222E">
        <w:t>&lt;returns to number 12 in Main Flow&gt;</w:t>
      </w:r>
    </w:p>
    <w:p w14:paraId="5A971344" w14:textId="77777777" w:rsidR="009B2F24" w:rsidRPr="00FD222E" w:rsidRDefault="009B2F24" w:rsidP="009B2F24">
      <w:pPr>
        <w:ind w:left="1296"/>
      </w:pPr>
    </w:p>
    <w:p w14:paraId="70CAF463" w14:textId="77777777" w:rsidR="009B2F24" w:rsidRPr="00FD222E" w:rsidRDefault="009B2F24" w:rsidP="009B2F24">
      <w:pPr>
        <w:ind w:firstLine="576"/>
        <w:rPr>
          <w:b/>
        </w:rPr>
      </w:pPr>
      <w:r w:rsidRPr="00FD222E">
        <w:rPr>
          <w:b/>
        </w:rPr>
        <w:t>Exceptional flow</w:t>
      </w:r>
    </w:p>
    <w:p w14:paraId="350E6E41" w14:textId="77777777" w:rsidR="009B2F24" w:rsidRPr="00FD222E" w:rsidRDefault="009B2F24" w:rsidP="009B2F24">
      <w:pPr>
        <w:pStyle w:val="A"/>
        <w:numPr>
          <w:ilvl w:val="0"/>
          <w:numId w:val="0"/>
        </w:numPr>
        <w:ind w:left="933" w:hanging="357"/>
        <w:rPr>
          <w:lang w:val="en-IE"/>
        </w:rPr>
      </w:pPr>
      <w:r w:rsidRPr="00FD222E">
        <w:rPr>
          <w:lang w:val="en-IE"/>
        </w:rPr>
        <w:t xml:space="preserve">E1: System cannot connect to </w:t>
      </w:r>
      <w:del w:id="1625" w:author="Joey Tatú" w:date="2019-11-27T14:20:00Z">
        <w:r w:rsidRPr="00FD222E" w:rsidDel="0060759B">
          <w:rPr>
            <w:lang w:val="en-IE"/>
          </w:rPr>
          <w:delText>MySQL</w:delText>
        </w:r>
      </w:del>
      <w:ins w:id="1626" w:author="Joey Tatú" w:date="2019-11-27T14:20:00Z">
        <w:r w:rsidRPr="00FD222E">
          <w:rPr>
            <w:lang w:val="en-IE"/>
          </w:rPr>
          <w:t>the database</w:t>
        </w:r>
      </w:ins>
    </w:p>
    <w:p w14:paraId="05A889DC" w14:textId="77777777" w:rsidR="009B2F24" w:rsidRPr="00FD222E" w:rsidRDefault="009B2F24" w:rsidP="009B2F24">
      <w:pPr>
        <w:pStyle w:val="A"/>
        <w:numPr>
          <w:ilvl w:val="0"/>
          <w:numId w:val="73"/>
        </w:numPr>
        <w:rPr>
          <w:lang w:val="en-IE"/>
        </w:rPr>
      </w:pPr>
      <w:r w:rsidRPr="00FD222E">
        <w:rPr>
          <w:lang w:val="en-IE"/>
        </w:rPr>
        <w:t xml:space="preserve">The System cannot connect </w:t>
      </w:r>
      <w:del w:id="1627" w:author="Joey Tatú" w:date="2019-11-27T14:20:00Z">
        <w:r w:rsidRPr="00FD222E" w:rsidDel="0060759B">
          <w:rPr>
            <w:lang w:val="en-IE"/>
          </w:rPr>
          <w:delText>MySQL</w:delText>
        </w:r>
      </w:del>
      <w:r w:rsidRPr="00FD222E">
        <w:rPr>
          <w:lang w:val="en-IE"/>
        </w:rPr>
        <w:t xml:space="preserve"> Database</w:t>
      </w:r>
    </w:p>
    <w:p w14:paraId="2DBD7306" w14:textId="77777777" w:rsidR="009B2F24" w:rsidRPr="00FD222E" w:rsidRDefault="009B2F24" w:rsidP="009B2F24">
      <w:pPr>
        <w:pStyle w:val="A"/>
        <w:numPr>
          <w:ilvl w:val="0"/>
          <w:numId w:val="73"/>
        </w:numPr>
        <w:rPr>
          <w:lang w:val="en-IE"/>
        </w:rPr>
      </w:pPr>
      <w:r w:rsidRPr="00FD222E">
        <w:rPr>
          <w:lang w:val="en-IE"/>
        </w:rPr>
        <w:lastRenderedPageBreak/>
        <w:t>The System displays a message to the user sating that technical difficulties are occurring.</w:t>
      </w:r>
    </w:p>
    <w:p w14:paraId="57F26633" w14:textId="77777777" w:rsidR="009B2F24" w:rsidRPr="00FD222E" w:rsidRDefault="009B2F24" w:rsidP="009B2F24">
      <w:pPr>
        <w:pStyle w:val="A"/>
        <w:numPr>
          <w:ilvl w:val="0"/>
          <w:numId w:val="73"/>
        </w:numPr>
        <w:rPr>
          <w:lang w:val="en-IE"/>
        </w:rPr>
      </w:pPr>
      <w:r w:rsidRPr="00FD222E">
        <w:rPr>
          <w:lang w:val="en-IE"/>
        </w:rPr>
        <w:t>The System stores what happened into an error log.</w:t>
      </w:r>
    </w:p>
    <w:p w14:paraId="09479523" w14:textId="77777777" w:rsidR="009B2F24" w:rsidRPr="00FD222E" w:rsidRDefault="009B2F24" w:rsidP="009B2F24">
      <w:pPr>
        <w:pStyle w:val="A"/>
        <w:numPr>
          <w:ilvl w:val="0"/>
          <w:numId w:val="0"/>
        </w:numPr>
        <w:rPr>
          <w:lang w:val="en-IE"/>
        </w:rPr>
      </w:pPr>
    </w:p>
    <w:p w14:paraId="1A3114B1" w14:textId="77777777" w:rsidR="009B2F24" w:rsidRPr="00FD222E" w:rsidRDefault="009B2F24" w:rsidP="009B2F24">
      <w:pPr>
        <w:ind w:left="576"/>
        <w:rPr>
          <w:b/>
        </w:rPr>
      </w:pPr>
      <w:r w:rsidRPr="00FD222E">
        <w:rPr>
          <w:b/>
        </w:rPr>
        <w:t>Termination</w:t>
      </w:r>
    </w:p>
    <w:p w14:paraId="67F38DE2" w14:textId="77777777" w:rsidR="009B2F24" w:rsidRPr="00FD222E" w:rsidRDefault="009B2F24" w:rsidP="009B2F24">
      <w:pPr>
        <w:ind w:left="576"/>
      </w:pPr>
      <w:r w:rsidRPr="00FD222E">
        <w:t>This Use Case is terminated when the System successfully books new appointments for the Clients and Artists</w:t>
      </w:r>
    </w:p>
    <w:p w14:paraId="0597112A" w14:textId="77777777" w:rsidR="009B2F24" w:rsidRPr="00FD222E" w:rsidRDefault="009B2F24" w:rsidP="009B2F24">
      <w:pPr>
        <w:ind w:left="576"/>
        <w:rPr>
          <w:b/>
        </w:rPr>
      </w:pPr>
    </w:p>
    <w:p w14:paraId="0F7A279E" w14:textId="77777777" w:rsidR="009B2F24" w:rsidRPr="00FD222E" w:rsidRDefault="009B2F24" w:rsidP="009B2F24">
      <w:pPr>
        <w:ind w:left="576"/>
        <w:rPr>
          <w:b/>
        </w:rPr>
      </w:pPr>
      <w:r w:rsidRPr="00FD222E">
        <w:rPr>
          <w:b/>
        </w:rPr>
        <w:t>Post condition</w:t>
      </w:r>
    </w:p>
    <w:p w14:paraId="5C4E8415" w14:textId="77777777" w:rsidR="009B2F24" w:rsidRPr="00FD222E" w:rsidRDefault="009B2F24" w:rsidP="009B2F24">
      <w:pPr>
        <w:ind w:left="576"/>
      </w:pPr>
      <w:r w:rsidRPr="00FD222E">
        <w:t>The System goes into a wait state</w:t>
      </w:r>
    </w:p>
    <w:p w14:paraId="739C61E2" w14:textId="77777777" w:rsidR="009B2F24" w:rsidRPr="00FD222E" w:rsidRDefault="009B2F24" w:rsidP="00323560"/>
    <w:p w14:paraId="51642232" w14:textId="77777777" w:rsidR="009B2F24" w:rsidRPr="00FD222E" w:rsidRDefault="009B2F24" w:rsidP="009B2F24">
      <w:pPr>
        <w:pStyle w:val="Heading2"/>
      </w:pPr>
      <w:bookmarkStart w:id="1628" w:name="_Toc25767708"/>
      <w:bookmarkStart w:id="1629" w:name="_Toc26877938"/>
      <w:r w:rsidRPr="00FD222E">
        <w:t>Non-Functional Requirements</w:t>
      </w:r>
      <w:bookmarkEnd w:id="1628"/>
      <w:bookmarkEnd w:id="1629"/>
    </w:p>
    <w:p w14:paraId="0980C530" w14:textId="77777777" w:rsidR="009B2F24" w:rsidRPr="00FD222E" w:rsidRDefault="009B2F24" w:rsidP="009B2F24">
      <w:r w:rsidRPr="00FD222E">
        <w:t>This section specifies other particular non-functional attributes required by the System. Examples are provided below</w:t>
      </w:r>
    </w:p>
    <w:p w14:paraId="2C1980EE" w14:textId="77777777" w:rsidR="009B2F24" w:rsidRPr="00FD222E" w:rsidRDefault="009B2F24" w:rsidP="00022BED">
      <w:pPr>
        <w:pStyle w:val="Heading3"/>
      </w:pPr>
      <w:bookmarkStart w:id="1630" w:name="_Toc25767709"/>
      <w:bookmarkStart w:id="1631" w:name="_Toc26877939"/>
      <w:r w:rsidRPr="00FD222E">
        <w:t>Performance/Response time requirement</w:t>
      </w:r>
      <w:bookmarkEnd w:id="1630"/>
      <w:bookmarkEnd w:id="1631"/>
    </w:p>
    <w:p w14:paraId="6973F0AB" w14:textId="77777777" w:rsidR="009B2F24" w:rsidRPr="00FD222E" w:rsidRDefault="009B2F24" w:rsidP="009B2F24">
      <w:r w:rsidRPr="00FD222E">
        <w:t xml:space="preserve">The System must be able to provide a response to the User in less than 2 seconds. When the System cannot connection to </w:t>
      </w:r>
      <w:del w:id="1632" w:author="Joey Tatú" w:date="2019-11-27T14:20:00Z">
        <w:r w:rsidRPr="00FD222E" w:rsidDel="0060759B">
          <w:delText xml:space="preserve">MySQL </w:delText>
        </w:r>
      </w:del>
      <w:ins w:id="1633" w:author="Joey Tatú" w:date="2019-11-27T14:20:00Z">
        <w:r w:rsidRPr="00FD222E">
          <w:t xml:space="preserve">the database </w:t>
        </w:r>
      </w:ins>
      <w:r w:rsidRPr="00FD222E">
        <w:t>or the Messaging Service, a response to the User must be presented in 6 seconds of less.</w:t>
      </w:r>
    </w:p>
    <w:p w14:paraId="1FE4B188" w14:textId="77777777" w:rsidR="009B2F24" w:rsidRPr="00FD222E" w:rsidRDefault="009B2F24" w:rsidP="00022BED">
      <w:pPr>
        <w:pStyle w:val="Heading3"/>
      </w:pPr>
      <w:bookmarkStart w:id="1634" w:name="_Toc25767710"/>
      <w:bookmarkStart w:id="1635" w:name="_Toc26877940"/>
      <w:r w:rsidRPr="00FD222E">
        <w:t>Availability requirement</w:t>
      </w:r>
      <w:bookmarkEnd w:id="1634"/>
      <w:bookmarkEnd w:id="1635"/>
    </w:p>
    <w:p w14:paraId="237B66FB" w14:textId="77777777" w:rsidR="009B2F24" w:rsidRPr="00FD222E" w:rsidRDefault="009B2F24" w:rsidP="009B2F24">
      <w:r w:rsidRPr="00FD222E">
        <w:t xml:space="preserve">3B must be available 24/7. To ensure this is the case, 2 back-up connections to </w:t>
      </w:r>
      <w:del w:id="1636" w:author="Joey Tatú" w:date="2019-11-27T14:21:00Z">
        <w:r w:rsidRPr="00FD222E" w:rsidDel="0060759B">
          <w:delText xml:space="preserve">MySQL </w:delText>
        </w:r>
      </w:del>
      <w:ins w:id="1637" w:author="Joey Tatú" w:date="2019-11-27T14:21:00Z">
        <w:r w:rsidRPr="00FD222E">
          <w:t xml:space="preserve">the database </w:t>
        </w:r>
      </w:ins>
      <w:r w:rsidRPr="00FD222E">
        <w:t>will be developed.</w:t>
      </w:r>
    </w:p>
    <w:p w14:paraId="502A63FB" w14:textId="5C13E737" w:rsidR="009B2F24" w:rsidRPr="00FD222E" w:rsidRDefault="009B2F24" w:rsidP="00022BED">
      <w:pPr>
        <w:pStyle w:val="Heading3"/>
      </w:pPr>
      <w:bookmarkStart w:id="1638" w:name="_Toc25767711"/>
      <w:bookmarkStart w:id="1639" w:name="_Toc26877941"/>
      <w:r w:rsidRPr="00FD222E">
        <w:t>Recover</w:t>
      </w:r>
      <w:r w:rsidR="004B71C8">
        <w:t>ability</w:t>
      </w:r>
      <w:r w:rsidRPr="00FD222E">
        <w:t xml:space="preserve"> requirement</w:t>
      </w:r>
      <w:bookmarkEnd w:id="1638"/>
      <w:bookmarkEnd w:id="1639"/>
    </w:p>
    <w:p w14:paraId="054A61E3" w14:textId="77777777" w:rsidR="009B2F24" w:rsidRPr="00FD222E" w:rsidRDefault="009B2F24" w:rsidP="009B2F24">
      <w:r w:rsidRPr="00FD222E">
        <w:t xml:space="preserve">At least 2 backups in separate physical locations must be available. If </w:t>
      </w:r>
      <w:del w:id="1640" w:author="Joey Tatú" w:date="2019-11-27T14:21:00Z">
        <w:r w:rsidRPr="00FD222E" w:rsidDel="0060759B">
          <w:delText xml:space="preserve">MySQL </w:delText>
        </w:r>
      </w:del>
      <w:ins w:id="1641" w:author="Joey Tatú" w:date="2019-11-27T14:21:00Z">
        <w:r w:rsidRPr="00FD222E">
          <w:t xml:space="preserve">the database </w:t>
        </w:r>
      </w:ins>
      <w:r w:rsidRPr="00FD222E">
        <w:t>or the Messaging Service is unable to connect to the System, the system will notify the developer at once in the form of an email.</w:t>
      </w:r>
    </w:p>
    <w:p w14:paraId="119A02CE" w14:textId="77777777" w:rsidR="009B2F24" w:rsidRPr="00FD222E" w:rsidRDefault="009B2F24" w:rsidP="00022BED">
      <w:pPr>
        <w:pStyle w:val="Heading3"/>
      </w:pPr>
      <w:bookmarkStart w:id="1642" w:name="_Toc25767712"/>
      <w:bookmarkStart w:id="1643" w:name="_Toc26877942"/>
      <w:r w:rsidRPr="00FD222E">
        <w:t>Security requirement</w:t>
      </w:r>
      <w:bookmarkEnd w:id="1642"/>
      <w:bookmarkEnd w:id="1643"/>
    </w:p>
    <w:p w14:paraId="44978178" w14:textId="0F3C746C" w:rsidR="00661724" w:rsidRPr="00FD222E" w:rsidRDefault="009B2F24" w:rsidP="009B2F24">
      <w:r w:rsidRPr="00FD222E">
        <w:t xml:space="preserve">No plain text passwords are stored anywhere. Encrypted passwords using AES will be stored in the </w:t>
      </w:r>
      <w:del w:id="1644" w:author="Joey Tatú" w:date="2019-11-27T14:21:00Z">
        <w:r w:rsidRPr="00FD222E" w:rsidDel="0060759B">
          <w:delText>MySQL</w:delText>
        </w:r>
      </w:del>
      <w:r w:rsidRPr="00FD222E">
        <w:t>database.</w:t>
      </w:r>
    </w:p>
    <w:p w14:paraId="25588CB4" w14:textId="6DC9E9CE" w:rsidR="00D11421" w:rsidRPr="00A53746" w:rsidRDefault="00D11421" w:rsidP="00A53746">
      <w:pPr>
        <w:pStyle w:val="Heading1"/>
      </w:pPr>
      <w:bookmarkStart w:id="1645" w:name="_Toc26877943"/>
      <w:r w:rsidRPr="00A53746">
        <w:lastRenderedPageBreak/>
        <w:t>Design</w:t>
      </w:r>
      <w:bookmarkEnd w:id="1645"/>
    </w:p>
    <w:p w14:paraId="405F542E" w14:textId="02E33DAA" w:rsidR="00D11421" w:rsidRDefault="00D11421" w:rsidP="00093071">
      <w:pPr>
        <w:pStyle w:val="Heading2"/>
      </w:pPr>
      <w:bookmarkStart w:id="1646" w:name="_Toc26877944"/>
      <w:r w:rsidRPr="00075741">
        <w:t>System Architecture</w:t>
      </w:r>
      <w:bookmarkEnd w:id="1646"/>
    </w:p>
    <w:p w14:paraId="232ECF1F" w14:textId="2B22677B" w:rsidR="00D11421" w:rsidRPr="00661724" w:rsidRDefault="00A53746" w:rsidP="00093071">
      <w:r>
        <w:rPr>
          <w:noProof/>
        </w:rPr>
        <w:drawing>
          <wp:inline distT="0" distB="0" distL="0" distR="0" wp14:anchorId="61E8A1C3" wp14:editId="07CB2C16">
            <wp:extent cx="6282384" cy="444817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ystem Architectur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85637" cy="4450478"/>
                    </a:xfrm>
                    <a:prstGeom prst="rect">
                      <a:avLst/>
                    </a:prstGeom>
                  </pic:spPr>
                </pic:pic>
              </a:graphicData>
            </a:graphic>
          </wp:inline>
        </w:drawing>
      </w:r>
    </w:p>
    <w:p w14:paraId="23516CC5" w14:textId="248E4444" w:rsidR="00D11421" w:rsidRPr="00075741" w:rsidRDefault="00D11421" w:rsidP="00661724">
      <w:pPr>
        <w:pStyle w:val="Heading2"/>
      </w:pPr>
      <w:bookmarkStart w:id="1647" w:name="_Toc26877945"/>
      <w:r w:rsidRPr="00075741">
        <w:t>API</w:t>
      </w:r>
      <w:bookmarkEnd w:id="1647"/>
    </w:p>
    <w:p w14:paraId="767C2521" w14:textId="77777777" w:rsidR="00D11421" w:rsidRPr="00075741" w:rsidRDefault="00D11421" w:rsidP="00994136">
      <w:pPr>
        <w:rPr>
          <w:rFonts w:cs="Arial"/>
          <w:u w:val="single"/>
        </w:rPr>
      </w:pPr>
      <w:r w:rsidRPr="00075741">
        <w:rPr>
          <w:rFonts w:cs="Arial"/>
          <w:u w:val="single"/>
        </w:rPr>
        <w:t>Input from User</w:t>
      </w:r>
    </w:p>
    <w:p w14:paraId="13A957BB" w14:textId="32903924" w:rsidR="00D11421" w:rsidRDefault="00D11421" w:rsidP="00994136">
      <w:pPr>
        <w:rPr>
          <w:rFonts w:cs="Arial"/>
        </w:rPr>
      </w:pPr>
      <w:r w:rsidRPr="00075741">
        <w:rPr>
          <w:rFonts w:cs="Arial"/>
        </w:rPr>
        <w:t>When the user is inputting text, a text field will be used. This is recognised by the System using the variable name.</w:t>
      </w:r>
    </w:p>
    <w:p w14:paraId="61ECE3E1" w14:textId="77777777" w:rsidR="00661724" w:rsidRPr="00075741" w:rsidRDefault="00661724" w:rsidP="00994136">
      <w:pPr>
        <w:rPr>
          <w:rFonts w:cs="Arial"/>
        </w:rPr>
      </w:pPr>
    </w:p>
    <w:p w14:paraId="62975468" w14:textId="37EAEE51" w:rsidR="00D11421" w:rsidRPr="00075741" w:rsidRDefault="00323560" w:rsidP="00994136">
      <w:pPr>
        <w:rPr>
          <w:rFonts w:cs="Arial"/>
          <w:u w:val="single"/>
        </w:rPr>
      </w:pPr>
      <w:r>
        <w:rPr>
          <w:rFonts w:cs="Arial"/>
          <w:u w:val="single"/>
        </w:rPr>
        <w:t>Database connections</w:t>
      </w:r>
    </w:p>
    <w:p w14:paraId="628E11D1" w14:textId="25B64697" w:rsidR="00D11421" w:rsidRDefault="00D11421" w:rsidP="00994136">
      <w:pPr>
        <w:rPr>
          <w:rFonts w:cs="Arial"/>
        </w:rPr>
      </w:pPr>
      <w:r w:rsidRPr="00075741">
        <w:rPr>
          <w:rFonts w:cs="Arial"/>
        </w:rPr>
        <w:t xml:space="preserve">An example of how tables in the database would be used is the Users tables. Tables </w:t>
      </w:r>
      <w:r w:rsidR="00323560">
        <w:rPr>
          <w:rFonts w:cs="Arial"/>
        </w:rPr>
        <w:t>used in the database include</w:t>
      </w:r>
      <w:r w:rsidR="00323560" w:rsidRPr="00075741">
        <w:rPr>
          <w:rFonts w:cs="Arial"/>
        </w:rPr>
        <w:t xml:space="preserve"> </w:t>
      </w:r>
      <w:r w:rsidR="00323560">
        <w:rPr>
          <w:rFonts w:cs="Arial"/>
        </w:rPr>
        <w:t>User, Account, Profile, Pages and Messages.</w:t>
      </w:r>
    </w:p>
    <w:p w14:paraId="4D4052BC" w14:textId="77777777" w:rsidR="00661724" w:rsidRPr="00075741" w:rsidRDefault="00661724" w:rsidP="00994136">
      <w:pPr>
        <w:rPr>
          <w:rFonts w:cs="Arial"/>
        </w:rPr>
      </w:pPr>
    </w:p>
    <w:p w14:paraId="1A76776C" w14:textId="776C6238" w:rsidR="00D11421" w:rsidRPr="00075741" w:rsidRDefault="00D11421" w:rsidP="00994136">
      <w:pPr>
        <w:rPr>
          <w:rFonts w:cs="Arial"/>
        </w:rPr>
      </w:pPr>
      <w:r w:rsidRPr="00075741">
        <w:rPr>
          <w:rFonts w:cs="Arial"/>
        </w:rPr>
        <w:lastRenderedPageBreak/>
        <w:t>For the user to see their profile, the System will read th</w:t>
      </w:r>
      <w:r w:rsidR="00323560">
        <w:rPr>
          <w:rFonts w:cs="Arial"/>
        </w:rPr>
        <w:t>e information in the database</w:t>
      </w:r>
      <w:r w:rsidRPr="00075741">
        <w:rPr>
          <w:rFonts w:cs="Arial"/>
        </w:rPr>
        <w:t xml:space="preserve"> using API and JSON (a machine-readable format). This ensures (e.g.) all profile layouts are the same for each User..</w:t>
      </w:r>
    </w:p>
    <w:p w14:paraId="684AF1B5" w14:textId="77777777" w:rsidR="00F077BB" w:rsidRPr="00075741" w:rsidRDefault="00F077BB" w:rsidP="00661724">
      <w:pPr>
        <w:pStyle w:val="Heading2"/>
      </w:pPr>
      <w:bookmarkStart w:id="1648" w:name="_Toc26877946"/>
      <w:r w:rsidRPr="00075741">
        <w:t>Implementation</w:t>
      </w:r>
      <w:bookmarkEnd w:id="1648"/>
    </w:p>
    <w:p w14:paraId="684AF1B6" w14:textId="46A820F6" w:rsidR="00F077BB" w:rsidRPr="00075741" w:rsidRDefault="00661724" w:rsidP="00994136">
      <w:pPr>
        <w:rPr>
          <w:rFonts w:cs="Arial"/>
          <w:color w:val="0070C0"/>
        </w:rPr>
      </w:pPr>
      <w:r>
        <w:rPr>
          <w:rFonts w:cs="Arial"/>
          <w:color w:val="0070C0"/>
        </w:rPr>
        <w:t>[Working document, will be completed after the prototype]</w:t>
      </w:r>
    </w:p>
    <w:p w14:paraId="3949D69F" w14:textId="5F491BDC" w:rsidR="004D5487" w:rsidRPr="00075741" w:rsidRDefault="00661724" w:rsidP="00994136">
      <w:pPr>
        <w:pStyle w:val="Heading2"/>
        <w:spacing w:after="0"/>
      </w:pPr>
      <w:bookmarkStart w:id="1649" w:name="_Toc26877947"/>
      <w:r>
        <w:t>GUI</w:t>
      </w:r>
      <w:r w:rsidR="004D5487" w:rsidRPr="00075741">
        <w:t xml:space="preserve"> Layout</w:t>
      </w:r>
      <w:bookmarkEnd w:id="1649"/>
    </w:p>
    <w:p w14:paraId="664943E8" w14:textId="77777777" w:rsidR="00661724" w:rsidRPr="00FD222E" w:rsidRDefault="00661724" w:rsidP="00661724">
      <w:r w:rsidRPr="00FD222E">
        <w:t>These mock-ups show what 3B will look like</w:t>
      </w:r>
    </w:p>
    <w:p w14:paraId="23BF13EB" w14:textId="77777777" w:rsidR="00661724" w:rsidRPr="00FD222E" w:rsidRDefault="00661724" w:rsidP="00661724">
      <w:pPr>
        <w:pStyle w:val="ListParagraph"/>
        <w:numPr>
          <w:ilvl w:val="0"/>
          <w:numId w:val="42"/>
        </w:numPr>
        <w:spacing w:after="120"/>
        <w:jc w:val="both"/>
      </w:pPr>
      <w:r w:rsidRPr="00FD222E">
        <w:t>This is the main Home Menu for the Artist. It is similar for the Client.</w:t>
      </w:r>
    </w:p>
    <w:p w14:paraId="746BE2C7" w14:textId="77777777" w:rsidR="00661724" w:rsidRPr="00FD222E" w:rsidRDefault="00661724" w:rsidP="00661724">
      <w:pPr>
        <w:pStyle w:val="ListParagraph"/>
      </w:pPr>
      <w:r w:rsidRPr="00123095">
        <w:rPr>
          <w:noProof/>
        </w:rPr>
        <w:drawing>
          <wp:inline distT="0" distB="0" distL="0" distR="0" wp14:anchorId="7635ECC1" wp14:editId="0DC898A9">
            <wp:extent cx="5057775" cy="392101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ist_home_menu.png"/>
                    <pic:cNvPicPr/>
                  </pic:nvPicPr>
                  <pic:blipFill>
                    <a:blip r:embed="rId27">
                      <a:extLst>
                        <a:ext uri="{28A0092B-C50C-407E-A947-70E740481C1C}">
                          <a14:useLocalDpi xmlns:a14="http://schemas.microsoft.com/office/drawing/2010/main" val="0"/>
                        </a:ext>
                      </a:extLst>
                    </a:blip>
                    <a:stretch>
                      <a:fillRect/>
                    </a:stretch>
                  </pic:blipFill>
                  <pic:spPr>
                    <a:xfrm>
                      <a:off x="0" y="0"/>
                      <a:ext cx="5067413" cy="3928483"/>
                    </a:xfrm>
                    <a:prstGeom prst="rect">
                      <a:avLst/>
                    </a:prstGeom>
                  </pic:spPr>
                </pic:pic>
              </a:graphicData>
            </a:graphic>
          </wp:inline>
        </w:drawing>
      </w:r>
      <w:r w:rsidRPr="00FD222E">
        <w:br w:type="page"/>
      </w:r>
    </w:p>
    <w:p w14:paraId="69E7E646" w14:textId="77777777" w:rsidR="00661724" w:rsidRPr="00FD222E" w:rsidRDefault="00661724" w:rsidP="00661724">
      <w:pPr>
        <w:pStyle w:val="ListParagraph"/>
      </w:pPr>
    </w:p>
    <w:p w14:paraId="007A008C" w14:textId="77777777" w:rsidR="00661724" w:rsidRPr="00FD222E" w:rsidRDefault="00661724" w:rsidP="00661724">
      <w:pPr>
        <w:pStyle w:val="ListParagraph"/>
        <w:numPr>
          <w:ilvl w:val="0"/>
          <w:numId w:val="42"/>
        </w:numPr>
        <w:spacing w:after="120"/>
        <w:jc w:val="both"/>
      </w:pPr>
      <w:r w:rsidRPr="00FD222E">
        <w:t>The calendar for the Artist to select their work schedule. This example shows how appointments would look on a month-view. The green indicates when the Artist is working and the red is when the Artist is not working.</w:t>
      </w:r>
    </w:p>
    <w:p w14:paraId="6373AAA9" w14:textId="77777777" w:rsidR="00661724" w:rsidRPr="00FD222E" w:rsidRDefault="00661724" w:rsidP="00661724">
      <w:pPr>
        <w:pStyle w:val="ListParagraph"/>
      </w:pPr>
      <w:r w:rsidRPr="00123095">
        <w:rPr>
          <w:noProof/>
        </w:rPr>
        <w:drawing>
          <wp:inline distT="0" distB="0" distL="0" distR="0" wp14:anchorId="63953846" wp14:editId="6E9CCE10">
            <wp:extent cx="4819650" cy="37364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st_Appointments.png"/>
                    <pic:cNvPicPr/>
                  </pic:nvPicPr>
                  <pic:blipFill>
                    <a:blip r:embed="rId28">
                      <a:extLst>
                        <a:ext uri="{28A0092B-C50C-407E-A947-70E740481C1C}">
                          <a14:useLocalDpi xmlns:a14="http://schemas.microsoft.com/office/drawing/2010/main" val="0"/>
                        </a:ext>
                      </a:extLst>
                    </a:blip>
                    <a:stretch>
                      <a:fillRect/>
                    </a:stretch>
                  </pic:blipFill>
                  <pic:spPr>
                    <a:xfrm>
                      <a:off x="0" y="0"/>
                      <a:ext cx="4829695" cy="3744193"/>
                    </a:xfrm>
                    <a:prstGeom prst="rect">
                      <a:avLst/>
                    </a:prstGeom>
                  </pic:spPr>
                </pic:pic>
              </a:graphicData>
            </a:graphic>
          </wp:inline>
        </w:drawing>
      </w:r>
    </w:p>
    <w:p w14:paraId="67671140" w14:textId="77777777" w:rsidR="00661724" w:rsidRPr="00FD222E" w:rsidRDefault="00661724" w:rsidP="00661724"/>
    <w:p w14:paraId="780DB337" w14:textId="77777777" w:rsidR="00661724" w:rsidRPr="00FD222E" w:rsidRDefault="00661724" w:rsidP="00661724"/>
    <w:p w14:paraId="40A1458F" w14:textId="77777777" w:rsidR="00661724" w:rsidRPr="00FD222E" w:rsidRDefault="00661724" w:rsidP="00661724">
      <w:pPr>
        <w:pStyle w:val="ListParagraph"/>
        <w:numPr>
          <w:ilvl w:val="0"/>
          <w:numId w:val="42"/>
        </w:numPr>
        <w:spacing w:after="120"/>
        <w:jc w:val="both"/>
      </w:pPr>
      <w:r w:rsidRPr="00FD222E">
        <w:br w:type="page"/>
      </w:r>
    </w:p>
    <w:p w14:paraId="05F64D1A" w14:textId="77777777" w:rsidR="00661724" w:rsidRPr="00FD222E" w:rsidRDefault="00661724" w:rsidP="00661724">
      <w:pPr>
        <w:pStyle w:val="ListParagraph"/>
        <w:numPr>
          <w:ilvl w:val="0"/>
          <w:numId w:val="66"/>
        </w:numPr>
        <w:spacing w:after="120"/>
        <w:jc w:val="both"/>
      </w:pPr>
      <w:r w:rsidRPr="00FD222E">
        <w:lastRenderedPageBreak/>
        <w:t>An example of the Artist’s calendar showing the appointments for the day. The green shows the appointments that are completed and the yellow shows appointments in progress.</w:t>
      </w:r>
    </w:p>
    <w:p w14:paraId="54F8A33B" w14:textId="77777777" w:rsidR="00661724" w:rsidRPr="00FD222E" w:rsidRDefault="00661724" w:rsidP="00661724">
      <w:pPr>
        <w:pStyle w:val="ListParagraph"/>
      </w:pPr>
      <w:r w:rsidRPr="00123095">
        <w:rPr>
          <w:noProof/>
        </w:rPr>
        <w:drawing>
          <wp:inline distT="0" distB="0" distL="0" distR="0" wp14:anchorId="109A2697" wp14:editId="04C71C31">
            <wp:extent cx="5038725" cy="3829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tist_Appointments_day.png"/>
                    <pic:cNvPicPr/>
                  </pic:nvPicPr>
                  <pic:blipFill>
                    <a:blip r:embed="rId29">
                      <a:extLst>
                        <a:ext uri="{28A0092B-C50C-407E-A947-70E740481C1C}">
                          <a14:useLocalDpi xmlns:a14="http://schemas.microsoft.com/office/drawing/2010/main" val="0"/>
                        </a:ext>
                      </a:extLst>
                    </a:blip>
                    <a:stretch>
                      <a:fillRect/>
                    </a:stretch>
                  </pic:blipFill>
                  <pic:spPr>
                    <a:xfrm>
                      <a:off x="0" y="0"/>
                      <a:ext cx="5049837" cy="3837875"/>
                    </a:xfrm>
                    <a:prstGeom prst="rect">
                      <a:avLst/>
                    </a:prstGeom>
                  </pic:spPr>
                </pic:pic>
              </a:graphicData>
            </a:graphic>
          </wp:inline>
        </w:drawing>
      </w:r>
    </w:p>
    <w:p w14:paraId="619ADE88" w14:textId="77777777" w:rsidR="00661724" w:rsidRPr="00FD222E" w:rsidRDefault="00661724" w:rsidP="00661724"/>
    <w:p w14:paraId="0D57E7EB" w14:textId="77777777" w:rsidR="00661724" w:rsidRPr="00FD222E" w:rsidRDefault="00661724" w:rsidP="00661724">
      <w:pPr>
        <w:ind w:firstLine="360"/>
      </w:pPr>
    </w:p>
    <w:p w14:paraId="0068D40E" w14:textId="77777777" w:rsidR="00661724" w:rsidRPr="00FD222E" w:rsidRDefault="00661724" w:rsidP="00661724">
      <w:pPr>
        <w:pStyle w:val="ListParagraph"/>
        <w:numPr>
          <w:ilvl w:val="0"/>
          <w:numId w:val="66"/>
        </w:numPr>
        <w:spacing w:after="120"/>
        <w:jc w:val="both"/>
      </w:pPr>
      <w:r w:rsidRPr="00FD222E">
        <w:br w:type="page"/>
      </w:r>
    </w:p>
    <w:p w14:paraId="509BBA9B" w14:textId="77777777" w:rsidR="00661724" w:rsidRPr="00FD222E" w:rsidRDefault="00661724" w:rsidP="00661724">
      <w:pPr>
        <w:pStyle w:val="ListParagraph"/>
        <w:numPr>
          <w:ilvl w:val="0"/>
          <w:numId w:val="67"/>
        </w:numPr>
        <w:spacing w:after="120"/>
        <w:jc w:val="both"/>
      </w:pPr>
      <w:r w:rsidRPr="00FD222E">
        <w:lastRenderedPageBreak/>
        <w:t>This is the Artist page, the “More…” link goes to the Artist’s Gallery.</w:t>
      </w:r>
    </w:p>
    <w:p w14:paraId="0152BBE2" w14:textId="77777777" w:rsidR="00661724" w:rsidRPr="00FD222E" w:rsidRDefault="00661724" w:rsidP="00661724">
      <w:pPr>
        <w:pStyle w:val="ListParagraph"/>
      </w:pPr>
      <w:r w:rsidRPr="00123095">
        <w:rPr>
          <w:noProof/>
        </w:rPr>
        <w:drawing>
          <wp:inline distT="0" distB="0" distL="0" distR="0" wp14:anchorId="65913327" wp14:editId="0E645795">
            <wp:extent cx="5000625" cy="388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tist_page.png"/>
                    <pic:cNvPicPr/>
                  </pic:nvPicPr>
                  <pic:blipFill>
                    <a:blip r:embed="rId30">
                      <a:extLst>
                        <a:ext uri="{28A0092B-C50C-407E-A947-70E740481C1C}">
                          <a14:useLocalDpi xmlns:a14="http://schemas.microsoft.com/office/drawing/2010/main" val="0"/>
                        </a:ext>
                      </a:extLst>
                    </a:blip>
                    <a:stretch>
                      <a:fillRect/>
                    </a:stretch>
                  </pic:blipFill>
                  <pic:spPr>
                    <a:xfrm>
                      <a:off x="0" y="0"/>
                      <a:ext cx="5011580" cy="3897085"/>
                    </a:xfrm>
                    <a:prstGeom prst="rect">
                      <a:avLst/>
                    </a:prstGeom>
                  </pic:spPr>
                </pic:pic>
              </a:graphicData>
            </a:graphic>
          </wp:inline>
        </w:drawing>
      </w:r>
      <w:r w:rsidRPr="00FD222E">
        <w:br w:type="page"/>
      </w:r>
    </w:p>
    <w:p w14:paraId="5DFE7A5B" w14:textId="77777777" w:rsidR="00661724" w:rsidRPr="00FD222E" w:rsidRDefault="00661724" w:rsidP="00661724">
      <w:pPr>
        <w:pStyle w:val="ListParagraph"/>
        <w:numPr>
          <w:ilvl w:val="0"/>
          <w:numId w:val="67"/>
        </w:numPr>
        <w:spacing w:after="120"/>
        <w:jc w:val="both"/>
      </w:pPr>
      <w:r w:rsidRPr="00FD222E">
        <w:lastRenderedPageBreak/>
        <w:t>This is the Artist’s Gallery, where a Client can view the Artist’s work.</w:t>
      </w:r>
    </w:p>
    <w:p w14:paraId="06A8EA2D" w14:textId="77777777" w:rsidR="00661724" w:rsidRPr="00FD222E" w:rsidRDefault="00661724" w:rsidP="00661724">
      <w:pPr>
        <w:pStyle w:val="ListParagraph"/>
      </w:pPr>
      <w:r w:rsidRPr="00123095">
        <w:rPr>
          <w:noProof/>
        </w:rPr>
        <w:drawing>
          <wp:inline distT="0" distB="0" distL="0" distR="0" wp14:anchorId="3A809EA2" wp14:editId="73528CD5">
            <wp:extent cx="5249092" cy="410527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tist_Gallery.png"/>
                    <pic:cNvPicPr/>
                  </pic:nvPicPr>
                  <pic:blipFill>
                    <a:blip r:embed="rId31">
                      <a:extLst>
                        <a:ext uri="{28A0092B-C50C-407E-A947-70E740481C1C}">
                          <a14:useLocalDpi xmlns:a14="http://schemas.microsoft.com/office/drawing/2010/main" val="0"/>
                        </a:ext>
                      </a:extLst>
                    </a:blip>
                    <a:stretch>
                      <a:fillRect/>
                    </a:stretch>
                  </pic:blipFill>
                  <pic:spPr>
                    <a:xfrm>
                      <a:off x="0" y="0"/>
                      <a:ext cx="5256303" cy="4110915"/>
                    </a:xfrm>
                    <a:prstGeom prst="rect">
                      <a:avLst/>
                    </a:prstGeom>
                  </pic:spPr>
                </pic:pic>
              </a:graphicData>
            </a:graphic>
          </wp:inline>
        </w:drawing>
      </w:r>
      <w:r w:rsidRPr="00FD222E">
        <w:br w:type="page"/>
      </w:r>
    </w:p>
    <w:p w14:paraId="192C7B9E" w14:textId="77777777" w:rsidR="00661724" w:rsidRPr="00FD222E" w:rsidRDefault="00661724" w:rsidP="00661724">
      <w:pPr>
        <w:pStyle w:val="ListParagraph"/>
      </w:pPr>
    </w:p>
    <w:p w14:paraId="5A8F29DF" w14:textId="77777777" w:rsidR="00661724" w:rsidRPr="00FD222E" w:rsidRDefault="00661724" w:rsidP="00661724">
      <w:pPr>
        <w:pStyle w:val="ListParagraph"/>
        <w:numPr>
          <w:ilvl w:val="0"/>
          <w:numId w:val="67"/>
        </w:numPr>
        <w:spacing w:after="120"/>
        <w:jc w:val="both"/>
      </w:pPr>
      <w:r w:rsidRPr="00FD222E">
        <w:t>This is the Edit Profile page. This is the Client’s view. The Artist’s view has some additional features like where they work and the length of time they’ve been doing their profession.</w:t>
      </w:r>
    </w:p>
    <w:p w14:paraId="4146492C" w14:textId="77777777" w:rsidR="00661724" w:rsidRPr="00FD222E" w:rsidRDefault="00661724" w:rsidP="00661724">
      <w:pPr>
        <w:pStyle w:val="ListParagraph"/>
      </w:pPr>
      <w:r w:rsidRPr="00123095">
        <w:rPr>
          <w:noProof/>
        </w:rPr>
        <w:drawing>
          <wp:inline distT="0" distB="0" distL="0" distR="0" wp14:anchorId="40F1BB5E" wp14:editId="14ADE5E2">
            <wp:extent cx="5153025" cy="403014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_profile.png"/>
                    <pic:cNvPicPr/>
                  </pic:nvPicPr>
                  <pic:blipFill>
                    <a:blip r:embed="rId32">
                      <a:extLst>
                        <a:ext uri="{28A0092B-C50C-407E-A947-70E740481C1C}">
                          <a14:useLocalDpi xmlns:a14="http://schemas.microsoft.com/office/drawing/2010/main" val="0"/>
                        </a:ext>
                      </a:extLst>
                    </a:blip>
                    <a:stretch>
                      <a:fillRect/>
                    </a:stretch>
                  </pic:blipFill>
                  <pic:spPr>
                    <a:xfrm>
                      <a:off x="0" y="0"/>
                      <a:ext cx="5163484" cy="4038321"/>
                    </a:xfrm>
                    <a:prstGeom prst="rect">
                      <a:avLst/>
                    </a:prstGeom>
                  </pic:spPr>
                </pic:pic>
              </a:graphicData>
            </a:graphic>
          </wp:inline>
        </w:drawing>
      </w:r>
      <w:r w:rsidRPr="00FD222E">
        <w:br w:type="page"/>
      </w:r>
    </w:p>
    <w:p w14:paraId="4071EBCF" w14:textId="77777777" w:rsidR="00661724" w:rsidRPr="00FD222E" w:rsidRDefault="00661724" w:rsidP="00661724">
      <w:pPr>
        <w:pStyle w:val="ListParagraph"/>
      </w:pPr>
    </w:p>
    <w:p w14:paraId="6D704155" w14:textId="77777777" w:rsidR="00661724" w:rsidRPr="00FD222E" w:rsidRDefault="00661724" w:rsidP="00661724">
      <w:pPr>
        <w:pStyle w:val="ListParagraph"/>
        <w:numPr>
          <w:ilvl w:val="0"/>
          <w:numId w:val="67"/>
        </w:numPr>
        <w:spacing w:after="120"/>
        <w:jc w:val="both"/>
      </w:pPr>
      <w:r w:rsidRPr="00FD222E">
        <w:t>This is how a Client can book an appointment. The Artist field is a drop-down menu of all the Artists listed on the site. The Client can also start typing to select the Artist quicker. Payment for deposit is managed by an external payment system.</w:t>
      </w:r>
    </w:p>
    <w:p w14:paraId="0687519E" w14:textId="77777777" w:rsidR="00661724" w:rsidRPr="00FD222E" w:rsidRDefault="00661724" w:rsidP="00661724">
      <w:pPr>
        <w:pStyle w:val="ListParagraph"/>
      </w:pPr>
      <w:r w:rsidRPr="00123095">
        <w:rPr>
          <w:noProof/>
        </w:rPr>
        <w:drawing>
          <wp:inline distT="0" distB="0" distL="0" distR="0" wp14:anchorId="6E58D5AE" wp14:editId="610A7875">
            <wp:extent cx="5188198"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k_appoint.png"/>
                    <pic:cNvPicPr/>
                  </pic:nvPicPr>
                  <pic:blipFill>
                    <a:blip r:embed="rId33">
                      <a:extLst>
                        <a:ext uri="{28A0092B-C50C-407E-A947-70E740481C1C}">
                          <a14:useLocalDpi xmlns:a14="http://schemas.microsoft.com/office/drawing/2010/main" val="0"/>
                        </a:ext>
                      </a:extLst>
                    </a:blip>
                    <a:stretch>
                      <a:fillRect/>
                    </a:stretch>
                  </pic:blipFill>
                  <pic:spPr>
                    <a:xfrm>
                      <a:off x="0" y="0"/>
                      <a:ext cx="5196676" cy="4064281"/>
                    </a:xfrm>
                    <a:prstGeom prst="rect">
                      <a:avLst/>
                    </a:prstGeom>
                  </pic:spPr>
                </pic:pic>
              </a:graphicData>
            </a:graphic>
          </wp:inline>
        </w:drawing>
      </w:r>
      <w:r w:rsidRPr="00FD222E">
        <w:br w:type="page"/>
      </w:r>
    </w:p>
    <w:p w14:paraId="1052D811" w14:textId="77777777" w:rsidR="00661724" w:rsidRPr="00FD222E" w:rsidRDefault="00661724" w:rsidP="00661724">
      <w:pPr>
        <w:pStyle w:val="ListParagraph"/>
      </w:pPr>
    </w:p>
    <w:p w14:paraId="5537CA75" w14:textId="77777777" w:rsidR="00661724" w:rsidRPr="00FD222E" w:rsidRDefault="00661724" w:rsidP="00661724">
      <w:pPr>
        <w:ind w:firstLine="360"/>
      </w:pPr>
    </w:p>
    <w:p w14:paraId="585ED2E1" w14:textId="77777777" w:rsidR="00661724" w:rsidRPr="00FD222E" w:rsidRDefault="00661724" w:rsidP="00661724">
      <w:pPr>
        <w:pStyle w:val="ListParagraph"/>
        <w:numPr>
          <w:ilvl w:val="0"/>
          <w:numId w:val="67"/>
        </w:numPr>
        <w:spacing w:after="120"/>
        <w:jc w:val="both"/>
      </w:pPr>
      <w:r w:rsidRPr="00FD222E">
        <w:t>This is an example of a conversation dialog in the Messages section</w:t>
      </w:r>
    </w:p>
    <w:p w14:paraId="48CCDC8D" w14:textId="77777777" w:rsidR="00661724" w:rsidRPr="00FD222E" w:rsidRDefault="00661724" w:rsidP="00661724">
      <w:pPr>
        <w:pStyle w:val="ListParagraph"/>
      </w:pPr>
      <w:r w:rsidRPr="00123095">
        <w:rPr>
          <w:noProof/>
        </w:rPr>
        <w:drawing>
          <wp:inline distT="0" distB="0" distL="0" distR="0" wp14:anchorId="69BC1145" wp14:editId="6EEF6C10">
            <wp:extent cx="5395238" cy="4219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ssage_user.png"/>
                    <pic:cNvPicPr/>
                  </pic:nvPicPr>
                  <pic:blipFill>
                    <a:blip r:embed="rId34">
                      <a:extLst>
                        <a:ext uri="{28A0092B-C50C-407E-A947-70E740481C1C}">
                          <a14:useLocalDpi xmlns:a14="http://schemas.microsoft.com/office/drawing/2010/main" val="0"/>
                        </a:ext>
                      </a:extLst>
                    </a:blip>
                    <a:stretch>
                      <a:fillRect/>
                    </a:stretch>
                  </pic:blipFill>
                  <pic:spPr>
                    <a:xfrm>
                      <a:off x="0" y="0"/>
                      <a:ext cx="5404894" cy="4227127"/>
                    </a:xfrm>
                    <a:prstGeom prst="rect">
                      <a:avLst/>
                    </a:prstGeom>
                  </pic:spPr>
                </pic:pic>
              </a:graphicData>
            </a:graphic>
          </wp:inline>
        </w:drawing>
      </w:r>
    </w:p>
    <w:p w14:paraId="7120E97C" w14:textId="77777777" w:rsidR="00885843" w:rsidRPr="00075741" w:rsidRDefault="00885843" w:rsidP="00994136">
      <w:pPr>
        <w:rPr>
          <w:rFonts w:cs="Arial"/>
        </w:rPr>
      </w:pPr>
    </w:p>
    <w:p w14:paraId="684AF1B7" w14:textId="42CF85D3" w:rsidR="00F077BB" w:rsidRDefault="00F077BB" w:rsidP="00994136">
      <w:pPr>
        <w:pStyle w:val="Heading2"/>
        <w:spacing w:after="0"/>
      </w:pPr>
      <w:bookmarkStart w:id="1650" w:name="_Toc26877948"/>
      <w:r w:rsidRPr="00075741">
        <w:t>Testing</w:t>
      </w:r>
      <w:bookmarkEnd w:id="1650"/>
    </w:p>
    <w:p w14:paraId="2E4DCDC4" w14:textId="5404FFE5" w:rsidR="00093071" w:rsidRDefault="00093071" w:rsidP="00093071">
      <w:r>
        <w:t>This section discusses the types of testing that will be completed</w:t>
      </w:r>
    </w:p>
    <w:p w14:paraId="4494B053" w14:textId="7DE93F95" w:rsidR="00093071" w:rsidRDefault="00093071" w:rsidP="00093071">
      <w:pPr>
        <w:pStyle w:val="Heading3"/>
      </w:pPr>
      <w:bookmarkStart w:id="1651" w:name="_Toc26877949"/>
      <w:r>
        <w:t>Unit Testing</w:t>
      </w:r>
      <w:bookmarkEnd w:id="1651"/>
    </w:p>
    <w:p w14:paraId="23C9ACBB" w14:textId="072E7AC0" w:rsidR="00093071" w:rsidRDefault="00093071" w:rsidP="00093071">
      <w:pPr>
        <w:pStyle w:val="Heading4"/>
      </w:pPr>
      <w:r>
        <w:t>Appointments</w:t>
      </w:r>
      <w:r w:rsidR="00BF3C14">
        <w:t xml:space="preserve"> (Artist)</w:t>
      </w:r>
    </w:p>
    <w:p w14:paraId="33D8BC07" w14:textId="622DA53A" w:rsidR="00093071" w:rsidRDefault="00093071" w:rsidP="00093071">
      <w:r>
        <w:t>This section will test the artist viewing their appointments in their calendar, rescheduling an appointment and setting the likes of sizes, prices and example images.</w:t>
      </w:r>
    </w:p>
    <w:p w14:paraId="0C288DE5" w14:textId="0AD84C48" w:rsidR="00093071" w:rsidRDefault="00093071" w:rsidP="00093071"/>
    <w:p w14:paraId="26F32194" w14:textId="5703EA6B" w:rsidR="00093071" w:rsidRDefault="00093071" w:rsidP="00093071">
      <w:pPr>
        <w:pStyle w:val="Heading4"/>
      </w:pPr>
      <w:r>
        <w:lastRenderedPageBreak/>
        <w:t>Bookings</w:t>
      </w:r>
      <w:r w:rsidR="00BF3C14">
        <w:t xml:space="preserve"> (Client)</w:t>
      </w:r>
    </w:p>
    <w:p w14:paraId="2F360A5D" w14:textId="4516B6A8" w:rsidR="00093071" w:rsidRDefault="00093071" w:rsidP="00093071">
      <w:r>
        <w:t xml:space="preserve">This will deal with </w:t>
      </w:r>
      <w:r w:rsidR="00BF3C14">
        <w:t>the client booking an appointment, rescheduling and cancelling it.</w:t>
      </w:r>
      <w:r w:rsidR="005A25E3">
        <w:t xml:space="preserve"> Testing of the making a payment with the Payment System will also be conducted. The end result should be that the client has successfully booked an appointment.</w:t>
      </w:r>
    </w:p>
    <w:p w14:paraId="73670133" w14:textId="4F86C5B5" w:rsidR="00BF3C14" w:rsidRDefault="00BF3C14" w:rsidP="00BF3C14">
      <w:pPr>
        <w:pStyle w:val="Heading4"/>
      </w:pPr>
      <w:r>
        <w:t>Automated booking</w:t>
      </w:r>
    </w:p>
    <w:p w14:paraId="124D7446" w14:textId="25FBD2BC" w:rsidR="00BF3C14" w:rsidRDefault="00BF3C14" w:rsidP="00BF3C14">
      <w:r>
        <w:t xml:space="preserve">This will test the artificial intelligence aspect of the project, where the system will book an appointment automatically, check with the artist and client if to proceed and to place the booking if necessary. </w:t>
      </w:r>
      <w:r w:rsidR="005A25E3">
        <w:t>The end result should be that a booking has been placed on behalf of the client.</w:t>
      </w:r>
    </w:p>
    <w:p w14:paraId="7CA0606A" w14:textId="1F940DB4" w:rsidR="00BF3C14" w:rsidRPr="00BF3C14" w:rsidRDefault="00BF3C14" w:rsidP="00BF3C14">
      <w:pPr>
        <w:pStyle w:val="Heading4"/>
      </w:pPr>
      <w:r>
        <w:t>Stock management</w:t>
      </w:r>
    </w:p>
    <w:p w14:paraId="3EC7E5E1" w14:textId="6E6B507E" w:rsidR="00BF3C14" w:rsidRDefault="00BF3C14" w:rsidP="00093071">
      <w:r>
        <w:t>This will test the artist managing the stock control, entering the start stock amounts and manually updating them as if the artist’s stock amount and the system’s stock amounts don’t match.</w:t>
      </w:r>
      <w:r w:rsidR="005A25E3">
        <w:t xml:space="preserve"> The end result will be that the actual stock and the stock amounts on the system are the same.</w:t>
      </w:r>
    </w:p>
    <w:p w14:paraId="4CF8A3BA" w14:textId="3A3B366D" w:rsidR="00BF3C14" w:rsidRPr="00BF3C14" w:rsidRDefault="00BF3C14" w:rsidP="00BF3C14">
      <w:pPr>
        <w:pStyle w:val="Heading4"/>
      </w:pPr>
      <w:r>
        <w:t>Reviews</w:t>
      </w:r>
    </w:p>
    <w:p w14:paraId="74C0D913" w14:textId="3DB7E705" w:rsidR="00BF3C14" w:rsidRDefault="00BF3C14" w:rsidP="00093071">
      <w:r>
        <w:t>This will test the client placing a comment on an artist’s page. The artist will then either approve it or deny it.</w:t>
      </w:r>
      <w:r w:rsidR="005A25E3">
        <w:t xml:space="preserve"> The end result will be that the client has successfully added a review and comment on the artist’s page.</w:t>
      </w:r>
    </w:p>
    <w:p w14:paraId="3CA8138E" w14:textId="386704E9" w:rsidR="00BF3C14" w:rsidRDefault="00BF3C14" w:rsidP="00BF3C14">
      <w:pPr>
        <w:pStyle w:val="Heading4"/>
      </w:pPr>
      <w:r>
        <w:t>Accounts</w:t>
      </w:r>
    </w:p>
    <w:p w14:paraId="76DA58BC" w14:textId="01B130D8" w:rsidR="00BF3C14" w:rsidRDefault="00BF3C14" w:rsidP="00BF3C14">
      <w:r>
        <w:t>This will test a user creating an account</w:t>
      </w:r>
      <w:r w:rsidR="006D74B8">
        <w:t xml:space="preserve">, </w:t>
      </w:r>
      <w:r>
        <w:t>logging in</w:t>
      </w:r>
      <w:r w:rsidR="006D74B8">
        <w:t xml:space="preserve"> and setting up their profile.</w:t>
      </w:r>
      <w:r w:rsidR="005A25E3">
        <w:t xml:space="preserve"> Testing of communication with the database will also be conducted. The end result will be that the user can successfully log in to the system</w:t>
      </w:r>
      <w:r w:rsidR="006D74B8">
        <w:t xml:space="preserve"> and successfully edit their profile.</w:t>
      </w:r>
    </w:p>
    <w:p w14:paraId="3F523349" w14:textId="1B91A84B" w:rsidR="00BF3C14" w:rsidRDefault="00BF3C14" w:rsidP="00BF3C14">
      <w:pPr>
        <w:pStyle w:val="Heading4"/>
      </w:pPr>
      <w:r>
        <w:t>Messaging</w:t>
      </w:r>
    </w:p>
    <w:p w14:paraId="443AE95C" w14:textId="2BD17424" w:rsidR="005A25E3" w:rsidRDefault="00BF3C14" w:rsidP="005A25E3">
      <w:r>
        <w:t xml:space="preserve">This will test an </w:t>
      </w:r>
      <w:r w:rsidR="005A25E3">
        <w:t>artist sending a message to the user and vice versa. Testing of connecting to the messaging system will also be tested. The end result is that the artist and client have successfully sent a message to a user.</w:t>
      </w:r>
    </w:p>
    <w:p w14:paraId="75180BA6" w14:textId="5D407A35" w:rsidR="005A25E3" w:rsidRDefault="005A25E3" w:rsidP="005A25E3">
      <w:pPr>
        <w:pStyle w:val="Heading3"/>
      </w:pPr>
      <w:bookmarkStart w:id="1652" w:name="_Toc26877950"/>
      <w:r>
        <w:lastRenderedPageBreak/>
        <w:t>Integration Testing</w:t>
      </w:r>
      <w:bookmarkEnd w:id="1652"/>
    </w:p>
    <w:p w14:paraId="00D56F44" w14:textId="420DC7E0" w:rsidR="006D74B8" w:rsidRDefault="005A25E3" w:rsidP="005A25E3">
      <w:r>
        <w:t xml:space="preserve">Integration testing involves testing two or more components together to </w:t>
      </w:r>
      <w:r w:rsidR="006D74B8">
        <w:t>ensure th</w:t>
      </w:r>
      <w:r w:rsidR="00496064">
        <w:t xml:space="preserve">ey </w:t>
      </w:r>
      <w:r w:rsidR="006D74B8">
        <w:t>work together and cause no errors.</w:t>
      </w:r>
      <w:r w:rsidR="00496064">
        <w:t xml:space="preserve"> The following includes some examples of integration testing. During the testing phase, these may be altered.</w:t>
      </w:r>
    </w:p>
    <w:p w14:paraId="60B8B46E" w14:textId="6A08FB8C" w:rsidR="006D74B8" w:rsidRDefault="006D74B8" w:rsidP="006D74B8">
      <w:pPr>
        <w:pStyle w:val="Heading4"/>
      </w:pPr>
      <w:r>
        <w:t>Accounts &amp; Appointments (Artist)</w:t>
      </w:r>
    </w:p>
    <w:p w14:paraId="281AD5A8" w14:textId="39A0DB03" w:rsidR="006D74B8" w:rsidRDefault="006D74B8" w:rsidP="006D74B8">
      <w:r>
        <w:t>This test involves the artist creating an account, signing in, editing their profile,</w:t>
      </w:r>
      <w:r w:rsidR="00496064">
        <w:t xml:space="preserve"> editing their artist’s page</w:t>
      </w:r>
      <w:r>
        <w:t xml:space="preserve"> and setting up their calendar. It also involves the artist setting the sample sizes, prices and images. The end result is that the artist has successfully created an account, signed in, edited their profile, and successfully set their calendar.</w:t>
      </w:r>
    </w:p>
    <w:p w14:paraId="4F57FFAE" w14:textId="13AD35CE" w:rsidR="006D74B8" w:rsidRPr="006D74B8" w:rsidRDefault="006D74B8" w:rsidP="006D74B8">
      <w:pPr>
        <w:pStyle w:val="Heading4"/>
      </w:pPr>
      <w:r>
        <w:t>Accounts &amp; Appointments (Client)</w:t>
      </w:r>
    </w:p>
    <w:p w14:paraId="312CC342" w14:textId="1257C62D" w:rsidR="006D74B8" w:rsidRDefault="006D74B8" w:rsidP="005A25E3">
      <w:r>
        <w:t>This test involves the client creating an account and signing in. This test also involves the client booking an appointment</w:t>
      </w:r>
      <w:r w:rsidR="00F45471">
        <w:t>,</w:t>
      </w:r>
      <w:r>
        <w:t xml:space="preserve"> and successfully paying a deposit</w:t>
      </w:r>
      <w:r w:rsidR="00F45471">
        <w:t>. This test is successful when the payment is sent and the appointment is added to the database.</w:t>
      </w:r>
    </w:p>
    <w:p w14:paraId="78427FF7" w14:textId="7B2EF2E8" w:rsidR="006D74B8" w:rsidRDefault="006D74B8" w:rsidP="006D74B8">
      <w:pPr>
        <w:pStyle w:val="Heading4"/>
      </w:pPr>
      <w:r>
        <w:t>Appointments (Client) &amp; Automated Booking</w:t>
      </w:r>
    </w:p>
    <w:p w14:paraId="5002E713" w14:textId="014678B3" w:rsidR="00F45471" w:rsidRDefault="006D74B8" w:rsidP="006D74B8">
      <w:r>
        <w:t>This test involves a client booking one appointment on the same day for three months. The system will detect this and it will automatically book the next appointment for the fourth month after confirmation with the client. This test will be successful when the artist and client are informed</w:t>
      </w:r>
      <w:r w:rsidR="00F45471">
        <w:t xml:space="preserve"> there is a new booking created by the system</w:t>
      </w:r>
    </w:p>
    <w:p w14:paraId="5329A232" w14:textId="07910D46" w:rsidR="006D74B8" w:rsidRDefault="00F45471" w:rsidP="00F45471">
      <w:pPr>
        <w:pStyle w:val="Heading4"/>
      </w:pPr>
      <w:r w:rsidRPr="00F45471">
        <w:rPr>
          <w:rStyle w:val="Heading5Char"/>
          <w:color w:val="4F81BD" w:themeColor="accent1"/>
          <w:szCs w:val="20"/>
          <w:lang w:val="en-IE" w:eastAsia="en-IE"/>
        </w:rPr>
        <w:t>Accounts &amp; Messaging</w:t>
      </w:r>
      <w:r w:rsidR="006D74B8" w:rsidRPr="00F45471">
        <w:t xml:space="preserve">. </w:t>
      </w:r>
    </w:p>
    <w:p w14:paraId="21125E77" w14:textId="36907FF9" w:rsidR="00F45471" w:rsidRDefault="00F45471" w:rsidP="00F45471">
      <w:r>
        <w:t>This test evaluates a user creating an account and signing into the system. The user will then proceed to start a chat with another user (artist to client, or client to artist). This test will be successful when the user sends a message and the recipient can see it.</w:t>
      </w:r>
    </w:p>
    <w:p w14:paraId="2AA7F4BB" w14:textId="144F4E18" w:rsidR="00F45471" w:rsidRDefault="00F45471" w:rsidP="00F45471">
      <w:pPr>
        <w:pStyle w:val="Heading4"/>
      </w:pPr>
      <w:r>
        <w:t>Appointments (</w:t>
      </w:r>
      <w:r w:rsidR="00496064">
        <w:t>Artist) &amp;</w:t>
      </w:r>
      <w:r>
        <w:t xml:space="preserve"> Stock Control</w:t>
      </w:r>
    </w:p>
    <w:p w14:paraId="6D296951" w14:textId="3F7E5501" w:rsidR="00F45471" w:rsidRDefault="00F45471" w:rsidP="00F45471">
      <w:r>
        <w:t>This test evaluates an artist creating an account</w:t>
      </w:r>
      <w:r w:rsidR="00496064">
        <w:t>,</w:t>
      </w:r>
      <w:r w:rsidR="00496064" w:rsidRPr="00496064">
        <w:t xml:space="preserve"> </w:t>
      </w:r>
      <w:r w:rsidR="00496064">
        <w:t>signing into the system and editing their profile and artist’s page</w:t>
      </w:r>
      <w:r>
        <w:t>. The artist then adds sample stock items and amounts, saves these. Then the artist edits the stock amounts and then saves again. This test is successful when the stock amounts have been edited and saved to the database</w:t>
      </w:r>
    </w:p>
    <w:p w14:paraId="49E0A3EF" w14:textId="6A4097A1" w:rsidR="00F45471" w:rsidRDefault="00496064" w:rsidP="00F45471">
      <w:pPr>
        <w:pStyle w:val="Heading4"/>
      </w:pPr>
      <w:r>
        <w:lastRenderedPageBreak/>
        <w:t xml:space="preserve">Appointments (Client) </w:t>
      </w:r>
      <w:r w:rsidR="00F45471">
        <w:t>&amp; Reviews</w:t>
      </w:r>
    </w:p>
    <w:p w14:paraId="61F49D9D" w14:textId="45E69776" w:rsidR="00496064" w:rsidRDefault="00496064" w:rsidP="00496064">
      <w:r>
        <w:t xml:space="preserve">This test also involves the client booking an appointment, and successfully paying a deposit. It also involves the client going to an artist’s page, rating it out of five stars and adding a comment. Then the artist has to approve or deny the comment. This test is successful when the client successfully rates the artist and adds a comment. </w:t>
      </w:r>
    </w:p>
    <w:p w14:paraId="05749BD2" w14:textId="3C922ABC" w:rsidR="00496064" w:rsidRDefault="00496064" w:rsidP="004753BB">
      <w:pPr>
        <w:pStyle w:val="Heading3"/>
      </w:pPr>
      <w:bookmarkStart w:id="1653" w:name="_Toc26877951"/>
      <w:r>
        <w:t>System Testing</w:t>
      </w:r>
      <w:bookmarkEnd w:id="1653"/>
    </w:p>
    <w:p w14:paraId="04A47E01" w14:textId="13BE7598" w:rsidR="00043EBE" w:rsidRDefault="004753BB" w:rsidP="004753BB">
      <w:r>
        <w:t xml:space="preserve">System testing involves testing the above Unit and Integration testing, but testing the entire system </w:t>
      </w:r>
      <w:r w:rsidR="00043EBE">
        <w:t>from start to finish</w:t>
      </w:r>
    </w:p>
    <w:p w14:paraId="543516F4" w14:textId="0CB211BA" w:rsidR="00043EBE" w:rsidRDefault="00043EBE" w:rsidP="00043EBE">
      <w:pPr>
        <w:pStyle w:val="Heading4"/>
      </w:pPr>
      <w:r>
        <w:t>Artist</w:t>
      </w:r>
    </w:p>
    <w:p w14:paraId="0E9E15D2" w14:textId="3E3F28B9" w:rsidR="00043EBE" w:rsidRDefault="00043EBE" w:rsidP="00043EBE">
      <w:r>
        <w:t>To test the artist’s flow, the following will be evaluated in order: create an account, signing in, editing their profile and artist’s page, setting up their calendar, editing the sample sizes, prices and sample images, adjusting stock control (discussed above), sending a message to a client. After the artist completes these with no errors, the test will have been successful.</w:t>
      </w:r>
    </w:p>
    <w:p w14:paraId="616B6191" w14:textId="1BC175BD" w:rsidR="00043EBE" w:rsidRDefault="00043EBE" w:rsidP="00043EBE">
      <w:pPr>
        <w:pStyle w:val="Heading4"/>
      </w:pPr>
      <w:r>
        <w:t>Client</w:t>
      </w:r>
    </w:p>
    <w:p w14:paraId="5DB2F541" w14:textId="27355B4E" w:rsidR="00043EBE" w:rsidRDefault="00043EBE" w:rsidP="004753BB">
      <w:r>
        <w:t xml:space="preserve">To test the client’s flow, the following will be evaluated in order: </w:t>
      </w:r>
      <w:r w:rsidR="004753BB">
        <w:t xml:space="preserve"> </w:t>
      </w:r>
      <w:r>
        <w:t>create an account, signing in, editing their profile, booking an appointment (discussed above), creation of automated booking by the system, sending a message to an artist. After the client has completed these with no errors, the text will be successful.</w:t>
      </w:r>
    </w:p>
    <w:p w14:paraId="44FC8EFC" w14:textId="152D172A" w:rsidR="00D67D5D" w:rsidRDefault="00D67D5D" w:rsidP="004753BB"/>
    <w:p w14:paraId="7DDE6BCA" w14:textId="6BC7AACB" w:rsidR="00D67D5D" w:rsidRDefault="00D67D5D" w:rsidP="00D67D5D">
      <w:pPr>
        <w:pStyle w:val="Heading3"/>
      </w:pPr>
      <w:bookmarkStart w:id="1654" w:name="_Toc26877952"/>
      <w:r>
        <w:t>Usability Testing</w:t>
      </w:r>
      <w:bookmarkEnd w:id="1654"/>
    </w:p>
    <w:p w14:paraId="65F01D63" w14:textId="094705B0" w:rsidR="00D67D5D" w:rsidRDefault="00D67D5D" w:rsidP="00D67D5D">
      <w:r>
        <w:t xml:space="preserve">The usability testing will follow Nielsen’s usability testing. </w:t>
      </w:r>
    </w:p>
    <w:p w14:paraId="617B9C9C" w14:textId="2397EBDF" w:rsidR="00FC040E" w:rsidRPr="004C6867" w:rsidRDefault="00D50162" w:rsidP="004C6867">
      <w:sdt>
        <w:sdtPr>
          <w:id w:val="417133662"/>
          <w:citation/>
        </w:sdtPr>
        <w:sdtContent>
          <w:r>
            <w:fldChar w:fldCharType="begin"/>
          </w:r>
          <w:r>
            <w:rPr>
              <w:rFonts w:asciiTheme="majorHAnsi" w:eastAsiaTheme="majorEastAsia" w:hAnsiTheme="majorHAnsi" w:cstheme="majorBidi"/>
              <w:b/>
              <w:bCs/>
              <w:i/>
              <w:iCs/>
              <w:color w:val="4F81BD" w:themeColor="accent1"/>
            </w:rPr>
            <w:instrText xml:space="preserve"> CITATION Ano18 \l 6153 </w:instrText>
          </w:r>
          <w:r>
            <w:fldChar w:fldCharType="separate"/>
          </w:r>
          <w:r w:rsidRPr="00D50162">
            <w:rPr>
              <w:rFonts w:asciiTheme="majorHAnsi" w:eastAsiaTheme="majorEastAsia" w:hAnsiTheme="majorHAnsi" w:cstheme="majorBidi"/>
              <w:noProof/>
              <w:color w:val="4F81BD" w:themeColor="accent1"/>
            </w:rPr>
            <w:t>(Anoki, 2018)</w:t>
          </w:r>
          <w:r>
            <w:fldChar w:fldCharType="end"/>
          </w:r>
        </w:sdtContent>
      </w:sdt>
    </w:p>
    <w:p w14:paraId="665D66C4" w14:textId="18B836C2" w:rsidR="00F40711" w:rsidRDefault="005A25E3" w:rsidP="00093071">
      <w:pPr>
        <w:pStyle w:val="Heading3"/>
      </w:pPr>
      <w:bookmarkStart w:id="1655" w:name="_Toc26877953"/>
      <w:bookmarkStart w:id="1656" w:name="_GoBack"/>
      <w:bookmarkEnd w:id="1656"/>
      <w:r>
        <w:t>Developer Testing</w:t>
      </w:r>
      <w:r w:rsidR="00F40711">
        <w:t xml:space="preserve"> </w:t>
      </w:r>
      <w:r w:rsidR="00B24C40">
        <w:t xml:space="preserve">&amp; </w:t>
      </w:r>
      <w:r w:rsidR="00F40711">
        <w:t>Evaluation</w:t>
      </w:r>
      <w:bookmarkEnd w:id="1655"/>
    </w:p>
    <w:p w14:paraId="6B79F14B" w14:textId="79EEE881" w:rsidR="00F40711" w:rsidRDefault="005A25E3" w:rsidP="00994136">
      <w:r>
        <w:t>The “End-User” testing will</w:t>
      </w:r>
      <w:r w:rsidR="00F40711">
        <w:t xml:space="preserve"> be done by the developer. The developer will go through the app and see how well everything feels, as well as measure the ease-of-use and the responsiveness of the </w:t>
      </w:r>
      <w:r w:rsidR="00661724">
        <w:t>website</w:t>
      </w:r>
    </w:p>
    <w:p w14:paraId="15F3BB88" w14:textId="77777777" w:rsidR="00661724" w:rsidRDefault="00661724" w:rsidP="00994136"/>
    <w:p w14:paraId="1C240B40" w14:textId="53A60945" w:rsidR="00F40711" w:rsidRDefault="00F40711" w:rsidP="00994136">
      <w:r>
        <w:lastRenderedPageBreak/>
        <w:t>The developer will also look at the good points and bad point, such as if the app seems clunky or possibly too simple.</w:t>
      </w:r>
    </w:p>
    <w:p w14:paraId="23BE73BC" w14:textId="3D1C8581" w:rsidR="00F40711" w:rsidRDefault="00661724" w:rsidP="00661724">
      <w:pPr>
        <w:pStyle w:val="Heading2"/>
      </w:pPr>
      <w:r>
        <w:t xml:space="preserve"> </w:t>
      </w:r>
      <w:bookmarkStart w:id="1657" w:name="_Toc26877954"/>
      <w:r w:rsidR="00F40711">
        <w:t xml:space="preserve">Scalability </w:t>
      </w:r>
      <w:r w:rsidR="00B24C40">
        <w:t>and performance</w:t>
      </w:r>
      <w:bookmarkEnd w:id="1657"/>
    </w:p>
    <w:p w14:paraId="567CA536" w14:textId="6AB26364" w:rsidR="00F40711" w:rsidRPr="00F40711" w:rsidRDefault="008337D3" w:rsidP="00994136">
      <w:r>
        <w:t>It’s</w:t>
      </w:r>
      <w:r w:rsidR="00F40711">
        <w:t xml:space="preserve"> important for the social network to handle scaling up or down where needed. Dependant of the </w:t>
      </w:r>
      <w:r w:rsidR="00661724">
        <w:t>number</w:t>
      </w:r>
      <w:r w:rsidR="00F40711">
        <w:t xml:space="preserve"> of users, the app may become slow. Testing of this will be done by sending the server and Firebase an increasing </w:t>
      </w:r>
      <w:r w:rsidR="00661724">
        <w:t>number</w:t>
      </w:r>
      <w:r w:rsidR="00F40711">
        <w:t xml:space="preserve"> of requests and see how </w:t>
      </w:r>
      <w:r w:rsidR="00B24C40">
        <w:t>many requests it handles until the server crashes. This will also gauge performance, as if the requests become slower with the increasing requests, the performance will be weak.</w:t>
      </w:r>
    </w:p>
    <w:p w14:paraId="4AAE9E4E" w14:textId="77777777" w:rsidR="00F40711" w:rsidRPr="00F40711" w:rsidRDefault="00F40711" w:rsidP="00994136"/>
    <w:p w14:paraId="684AF1E0" w14:textId="78EEB74C" w:rsidR="00916066" w:rsidRPr="00075741" w:rsidRDefault="00916066" w:rsidP="00994136">
      <w:pPr>
        <w:rPr>
          <w:rFonts w:cs="Arial"/>
        </w:rPr>
      </w:pPr>
      <w:r w:rsidRPr="00075741">
        <w:rPr>
          <w:rFonts w:cs="Arial"/>
        </w:rPr>
        <w:br w:type="page"/>
      </w:r>
    </w:p>
    <w:p w14:paraId="684AF1E2" w14:textId="3ED0D017" w:rsidR="00F077BB" w:rsidRDefault="00F077BB" w:rsidP="00994136">
      <w:pPr>
        <w:pStyle w:val="Heading1"/>
        <w:spacing w:after="0"/>
      </w:pPr>
      <w:bookmarkStart w:id="1658" w:name="_Toc26877955"/>
      <w:r w:rsidRPr="00075741">
        <w:lastRenderedPageBreak/>
        <w:t>Conclusions</w:t>
      </w:r>
      <w:bookmarkEnd w:id="1658"/>
    </w:p>
    <w:p w14:paraId="6BCBE0FD" w14:textId="7B8DC41C" w:rsidR="00B24C40" w:rsidRDefault="00B24C40" w:rsidP="00994136">
      <w:pPr>
        <w:pStyle w:val="Heading3"/>
        <w:spacing w:after="0"/>
      </w:pPr>
      <w:bookmarkStart w:id="1659" w:name="_Toc26877956"/>
      <w:r>
        <w:t>Advantages &amp; disadvantages</w:t>
      </w:r>
      <w:bookmarkEnd w:id="1659"/>
    </w:p>
    <w:p w14:paraId="08A96D45" w14:textId="72C33580" w:rsidR="00E56818" w:rsidRDefault="00E56818" w:rsidP="00E56818">
      <w:r>
        <w:t xml:space="preserve">The advantages of this project is that artists and clients will not need to rearrange their appointments manually. This project could potentially be developed further to use any sort of medium, not necessarily body modifications. Artists and clients would also be less stressed in relation to this. </w:t>
      </w:r>
      <w:r w:rsidR="008E5B6E">
        <w:t>Artists will have more time to focus on their skill and/or business as less</w:t>
      </w:r>
      <w:r>
        <w:t xml:space="preserve"> time responding to messages and emails </w:t>
      </w:r>
      <w:r w:rsidR="008E5B6E">
        <w:t xml:space="preserve">in regard to appointments. </w:t>
      </w:r>
    </w:p>
    <w:p w14:paraId="1C442F17" w14:textId="77777777" w:rsidR="00661724" w:rsidRDefault="00661724" w:rsidP="00994136"/>
    <w:p w14:paraId="4E47B728" w14:textId="746B0C6C" w:rsidR="00B24C40" w:rsidRPr="00B24C40" w:rsidRDefault="008E5B6E" w:rsidP="00994136">
      <w:r>
        <w:t>A disadvantage of this project is that it will be competing with popular calendars like Google Calendar</w:t>
      </w:r>
      <w:r w:rsidR="008337D3">
        <w:t>,</w:t>
      </w:r>
      <w:r>
        <w:t xml:space="preserve"> Outlook Calendar</w:t>
      </w:r>
      <w:r w:rsidR="008337D3">
        <w:t xml:space="preserve"> and Outlook To-Do</w:t>
      </w:r>
      <w:r>
        <w:t xml:space="preserve">. </w:t>
      </w:r>
    </w:p>
    <w:p w14:paraId="684AF1E3" w14:textId="3D504695" w:rsidR="00F077BB" w:rsidRDefault="00B24C40" w:rsidP="00994136">
      <w:pPr>
        <w:pStyle w:val="Heading3"/>
        <w:spacing w:after="0"/>
      </w:pPr>
      <w:bookmarkStart w:id="1660" w:name="_Toc26877957"/>
      <w:r>
        <w:t>Opportunities and limits of the project.</w:t>
      </w:r>
      <w:bookmarkEnd w:id="1660"/>
    </w:p>
    <w:p w14:paraId="4BB08E8E" w14:textId="096DF48B" w:rsidR="00B24C40" w:rsidRPr="00B24C40" w:rsidRDefault="008E5B6E" w:rsidP="00994136">
      <w:r>
        <w:t>The limit of this project will be that for the initial iteration, personal calendars will not be included. However, this project is not intended to replace a calendar service not to be exported to another calendar.</w:t>
      </w:r>
    </w:p>
    <w:bookmarkStart w:id="1661" w:name="_Toc26877958" w:displacedByCustomXml="next"/>
    <w:sdt>
      <w:sdtPr>
        <w:rPr>
          <w:rFonts w:cs="Times New Roman"/>
          <w:b w:val="0"/>
          <w:bCs w:val="0"/>
          <w:kern w:val="0"/>
          <w:sz w:val="24"/>
          <w:szCs w:val="24"/>
        </w:rPr>
        <w:id w:val="-838084203"/>
        <w:docPartObj>
          <w:docPartGallery w:val="Bibliographies"/>
          <w:docPartUnique/>
        </w:docPartObj>
      </w:sdtPr>
      <w:sdtEndPr>
        <w:rPr>
          <w:szCs w:val="20"/>
        </w:rPr>
      </w:sdtEndPr>
      <w:sdtContent>
        <w:p w14:paraId="1D2636BE" w14:textId="0A57D7FF" w:rsidR="0085767F" w:rsidRDefault="0085767F" w:rsidP="00994136">
          <w:pPr>
            <w:pStyle w:val="Heading1"/>
            <w:spacing w:after="0"/>
          </w:pPr>
          <w:r>
            <w:t>References</w:t>
          </w:r>
          <w:bookmarkEnd w:id="1661"/>
        </w:p>
        <w:sdt>
          <w:sdtPr>
            <w:id w:val="-573587230"/>
            <w:bibliography/>
          </w:sdtPr>
          <w:sdtContent>
            <w:p w14:paraId="4A9AB135" w14:textId="4033599B" w:rsidR="00601A93" w:rsidRDefault="0085767F" w:rsidP="00601A93">
              <w:pPr>
                <w:pStyle w:val="Bibliography"/>
                <w:rPr>
                  <w:noProof/>
                </w:rPr>
              </w:pPr>
              <w:r>
                <w:fldChar w:fldCharType="begin"/>
              </w:r>
              <w:r>
                <w:instrText xml:space="preserve"> BIBLIOGRAPHY </w:instrText>
              </w:r>
              <w:r>
                <w:fldChar w:fldCharType="separate"/>
              </w:r>
              <w:r w:rsidR="00601A93">
                <w:rPr>
                  <w:noProof/>
                </w:rPr>
                <w:t xml:space="preserve">Anoki, 2018. </w:t>
              </w:r>
              <w:r w:rsidR="00601A93">
                <w:rPr>
                  <w:i/>
                  <w:iCs/>
                  <w:noProof/>
                </w:rPr>
                <w:t xml:space="preserve">Inked-Up.com. </w:t>
              </w:r>
              <w:r w:rsidR="00601A93">
                <w:rPr>
                  <w:noProof/>
                </w:rPr>
                <w:t xml:space="preserve">[Online] </w:t>
              </w:r>
              <w:r w:rsidR="00601A93">
                <w:rPr>
                  <w:noProof/>
                </w:rPr>
                <w:br/>
                <w:t xml:space="preserve">Available at: </w:t>
              </w:r>
              <w:r w:rsidR="00601A93">
                <w:rPr>
                  <w:noProof/>
                  <w:u w:val="single"/>
                </w:rPr>
                <w:t>http://inked-up.com/</w:t>
              </w:r>
              <w:r w:rsidR="00601A93">
                <w:rPr>
                  <w:noProof/>
                </w:rPr>
                <w:br/>
                <w:t>[Accessed 3 December 2018].</w:t>
              </w:r>
            </w:p>
            <w:p w14:paraId="0D0159F1" w14:textId="77777777" w:rsidR="00601A93" w:rsidRPr="00601A93" w:rsidRDefault="00601A93" w:rsidP="00601A93"/>
            <w:p w14:paraId="2B8D23C9" w14:textId="3BF80773" w:rsidR="00601A93" w:rsidRDefault="00601A93" w:rsidP="00601A93">
              <w:pPr>
                <w:pStyle w:val="Bibliography"/>
                <w:rPr>
                  <w:noProof/>
                </w:rPr>
              </w:pPr>
              <w:r>
                <w:rPr>
                  <w:noProof/>
                </w:rPr>
                <w:t xml:space="preserve">Betzing, J. H., Hoang, A.-Q. M. &amp; Becker, J., 2018. </w:t>
              </w:r>
              <w:r>
                <w:rPr>
                  <w:i/>
                  <w:iCs/>
                  <w:noProof/>
                </w:rPr>
                <w:t xml:space="preserve">In-store Technologies in the Retail Servicescape, </w:t>
              </w:r>
              <w:r>
                <w:rPr>
                  <w:noProof/>
                </w:rPr>
                <w:t>Münster: University of Muenster.</w:t>
              </w:r>
            </w:p>
            <w:p w14:paraId="35429933" w14:textId="77777777" w:rsidR="00601A93" w:rsidRPr="00601A93" w:rsidRDefault="00601A93" w:rsidP="00601A93"/>
            <w:p w14:paraId="461417B9" w14:textId="77777777" w:rsidR="00601A93" w:rsidRDefault="00601A93" w:rsidP="00601A93">
              <w:pPr>
                <w:pStyle w:val="Bibliography"/>
                <w:rPr>
                  <w:noProof/>
                </w:rPr>
              </w:pPr>
              <w:r>
                <w:rPr>
                  <w:noProof/>
                </w:rPr>
                <w:t xml:space="preserve">Herridge, D., 2019. </w:t>
              </w:r>
              <w:r>
                <w:rPr>
                  <w:i/>
                  <w:iCs/>
                  <w:noProof/>
                </w:rPr>
                <w:t xml:space="preserve">WHAT ARE SMART OBJECTIVES AND HOW DO I APPLY THEM?. </w:t>
              </w:r>
              <w:r>
                <w:rPr>
                  <w:noProof/>
                </w:rPr>
                <w:t xml:space="preserve">[Online] </w:t>
              </w:r>
            </w:p>
            <w:p w14:paraId="60A28E37" w14:textId="3BC4D703" w:rsidR="00601A93" w:rsidRDefault="00601A93" w:rsidP="00601A93">
              <w:pPr>
                <w:pStyle w:val="Bibliography"/>
                <w:rPr>
                  <w:noProof/>
                </w:rPr>
              </w:pPr>
              <w:r>
                <w:rPr>
                  <w:noProof/>
                </w:rPr>
                <w:t xml:space="preserve">Available at: </w:t>
              </w:r>
              <w:r>
                <w:rPr>
                  <w:noProof/>
                  <w:u w:val="single"/>
                </w:rPr>
                <w:t>https://www.professionalacademy.com/blogs-and-advice/what-are-smart-objectives-and-how-do-i-apply-them</w:t>
              </w:r>
              <w:r>
                <w:rPr>
                  <w:noProof/>
                </w:rPr>
                <w:br/>
                <w:t>[Accessed 10 December 2019].</w:t>
              </w:r>
            </w:p>
            <w:p w14:paraId="01A43C71" w14:textId="77777777" w:rsidR="00601A93" w:rsidRPr="00601A93" w:rsidRDefault="00601A93" w:rsidP="00601A93"/>
            <w:p w14:paraId="5736B6A9" w14:textId="14AF6D68" w:rsidR="00601A93" w:rsidRDefault="00601A93" w:rsidP="00601A93">
              <w:pPr>
                <w:pStyle w:val="Bibliography"/>
                <w:rPr>
                  <w:noProof/>
                </w:rPr>
              </w:pPr>
              <w:r>
                <w:rPr>
                  <w:noProof/>
                </w:rPr>
                <w:t xml:space="preserve">Hribernik, K., Arabsolgar, D., Canepa, A. &amp; Thoben, K.-D., 2019. Applying Product Usage Information to Optimise the Product Lifecycle in the Clothing and Textiles Industry. In: </w:t>
              </w:r>
              <w:r>
                <w:rPr>
                  <w:i/>
                  <w:iCs/>
                  <w:noProof/>
                </w:rPr>
                <w:t xml:space="preserve">Product Lifecycle Management (Volume 4): The Case Studies. </w:t>
              </w:r>
              <w:r>
                <w:rPr>
                  <w:noProof/>
                </w:rPr>
                <w:t>Basel: Spinger, Cham, pp. 73-95.</w:t>
              </w:r>
            </w:p>
            <w:p w14:paraId="2904E4A8" w14:textId="77777777" w:rsidR="00601A93" w:rsidRPr="00601A93" w:rsidRDefault="00601A93" w:rsidP="00601A93"/>
            <w:p w14:paraId="690A53B3" w14:textId="09796559" w:rsidR="00601A93" w:rsidRDefault="00601A93" w:rsidP="00601A93">
              <w:pPr>
                <w:pStyle w:val="Bibliography"/>
                <w:rPr>
                  <w:noProof/>
                </w:rPr>
              </w:pPr>
              <w:r>
                <w:rPr>
                  <w:noProof/>
                </w:rPr>
                <w:t xml:space="preserve">Inked-Up.com, 2019. </w:t>
              </w:r>
              <w:r>
                <w:rPr>
                  <w:i/>
                  <w:iCs/>
                  <w:noProof/>
                </w:rPr>
                <w:t xml:space="preserve">Inked-Up.com. </w:t>
              </w:r>
              <w:r>
                <w:rPr>
                  <w:noProof/>
                </w:rPr>
                <w:t xml:space="preserve">[Online] </w:t>
              </w:r>
              <w:r>
                <w:rPr>
                  <w:noProof/>
                </w:rPr>
                <w:br/>
                <w:t xml:space="preserve">Available at: </w:t>
              </w:r>
              <w:r>
                <w:rPr>
                  <w:noProof/>
                  <w:u w:val="single"/>
                </w:rPr>
                <w:t>http://inked-up.com</w:t>
              </w:r>
              <w:r>
                <w:rPr>
                  <w:noProof/>
                </w:rPr>
                <w:br/>
                <w:t>[Accessed 18 October 2019].</w:t>
              </w:r>
            </w:p>
            <w:p w14:paraId="1131BBA3" w14:textId="77777777" w:rsidR="00601A93" w:rsidRPr="00601A93" w:rsidRDefault="00601A93" w:rsidP="00601A93"/>
            <w:p w14:paraId="4C39DFDB" w14:textId="40DEA238" w:rsidR="00601A93" w:rsidRDefault="00601A93" w:rsidP="00601A93">
              <w:pPr>
                <w:pStyle w:val="Bibliography"/>
                <w:rPr>
                  <w:noProof/>
                </w:rPr>
              </w:pPr>
              <w:r>
                <w:rPr>
                  <w:noProof/>
                </w:rPr>
                <w:t xml:space="preserve">Kim, S. &amp; Um, N.-H., 2016. RECOGNITION IN SOCIAL MEDIA FOR SUPPORTING A CAUSE: INVOLVEMENT AND SELF-EFFICACY AS MODERATORS. In: </w:t>
              </w:r>
              <w:r>
                <w:rPr>
                  <w:i/>
                  <w:iCs/>
                  <w:noProof/>
                </w:rPr>
                <w:t xml:space="preserve">Social Behavior &amp; Personality: an international journal. </w:t>
              </w:r>
              <w:r>
                <w:rPr>
                  <w:noProof/>
                </w:rPr>
                <w:t>Seoul: Hongik University, p. 1867.</w:t>
              </w:r>
            </w:p>
            <w:p w14:paraId="380202D4" w14:textId="1E605BC1" w:rsidR="00601A93" w:rsidRDefault="00601A93" w:rsidP="00601A93">
              <w:r>
                <w:br w:type="page"/>
              </w:r>
            </w:p>
            <w:p w14:paraId="71ACCA9C" w14:textId="77777777" w:rsidR="00601A93" w:rsidRPr="00601A93" w:rsidRDefault="00601A93" w:rsidP="00601A93"/>
            <w:p w14:paraId="634DA8A0" w14:textId="70A96F9D" w:rsidR="00601A93" w:rsidRDefault="00601A93" w:rsidP="00601A93">
              <w:pPr>
                <w:pStyle w:val="Bibliography"/>
                <w:rPr>
                  <w:noProof/>
                </w:rPr>
              </w:pPr>
              <w:r>
                <w:rPr>
                  <w:noProof/>
                </w:rPr>
                <w:t xml:space="preserve">Krishna, R., 2018. </w:t>
              </w:r>
              <w:r>
                <w:rPr>
                  <w:i/>
                  <w:iCs/>
                  <w:noProof/>
                </w:rPr>
                <w:t xml:space="preserve">TikTok users are complaining that in-app harassment and a general wave of dislike toward them are resulting in online bullying.. </w:t>
              </w:r>
              <w:r>
                <w:rPr>
                  <w:noProof/>
                </w:rPr>
                <w:t xml:space="preserve">[Online] </w:t>
              </w:r>
              <w:r>
                <w:rPr>
                  <w:noProof/>
                </w:rPr>
                <w:br/>
                <w:t xml:space="preserve">Available at: </w:t>
              </w:r>
              <w:r>
                <w:rPr>
                  <w:noProof/>
                  <w:u w:val="single"/>
                </w:rPr>
                <w:t>https://www.buzzfeednews.com/article/krishrach/tik-tok-users-bullying-abuse-complaints</w:t>
              </w:r>
              <w:r>
                <w:rPr>
                  <w:noProof/>
                </w:rPr>
                <w:br/>
                <w:t>[Accessed 3 December 2018].</w:t>
              </w:r>
            </w:p>
            <w:p w14:paraId="2F2BDD89" w14:textId="77777777" w:rsidR="00601A93" w:rsidRPr="00601A93" w:rsidRDefault="00601A93" w:rsidP="00601A93"/>
            <w:p w14:paraId="354AFAB0" w14:textId="1E554AB7" w:rsidR="00601A93" w:rsidRDefault="00601A93" w:rsidP="00601A93">
              <w:pPr>
                <w:pStyle w:val="Bibliography"/>
                <w:rPr>
                  <w:noProof/>
                </w:rPr>
              </w:pPr>
              <w:r>
                <w:rPr>
                  <w:noProof/>
                </w:rPr>
                <w:t xml:space="preserve">McFarland, M., 2018. </w:t>
              </w:r>
              <w:r>
                <w:rPr>
                  <w:i/>
                  <w:iCs/>
                  <w:noProof/>
                </w:rPr>
                <w:t xml:space="preserve">I spent 53 minutes in Amazon Go and saw the future of retail. </w:t>
              </w:r>
              <w:r>
                <w:rPr>
                  <w:noProof/>
                </w:rPr>
                <w:t xml:space="preserve">[Online] </w:t>
              </w:r>
              <w:r>
                <w:rPr>
                  <w:noProof/>
                </w:rPr>
                <w:br/>
                <w:t xml:space="preserve">Available at: </w:t>
              </w:r>
              <w:r>
                <w:rPr>
                  <w:noProof/>
                  <w:u w:val="single"/>
                </w:rPr>
                <w:t>https://edition.cnn.com/2018/10/03/tech/amazon-go/index.html</w:t>
              </w:r>
              <w:r>
                <w:rPr>
                  <w:noProof/>
                </w:rPr>
                <w:br/>
                <w:t>[Accessed 16 October 2019].</w:t>
              </w:r>
            </w:p>
            <w:p w14:paraId="49202147" w14:textId="77777777" w:rsidR="00601A93" w:rsidRPr="00601A93" w:rsidRDefault="00601A93" w:rsidP="00601A93"/>
            <w:p w14:paraId="187FEF62" w14:textId="70DD2565" w:rsidR="00601A93" w:rsidRDefault="00601A93" w:rsidP="00601A93">
              <w:pPr>
                <w:pStyle w:val="Bibliography"/>
                <w:rPr>
                  <w:noProof/>
                </w:rPr>
              </w:pPr>
              <w:r>
                <w:rPr>
                  <w:noProof/>
                </w:rPr>
                <w:t xml:space="preserve">Nielsen, J., 1994. </w:t>
              </w:r>
              <w:r>
                <w:rPr>
                  <w:i/>
                  <w:iCs/>
                  <w:noProof/>
                </w:rPr>
                <w:t xml:space="preserve">10 Usability Heuristics for User Interface Design. </w:t>
              </w:r>
              <w:r>
                <w:rPr>
                  <w:noProof/>
                </w:rPr>
                <w:t xml:space="preserve">[Online] </w:t>
              </w:r>
              <w:r>
                <w:rPr>
                  <w:noProof/>
                </w:rPr>
                <w:br/>
                <w:t xml:space="preserve">Available at: </w:t>
              </w:r>
              <w:r>
                <w:rPr>
                  <w:noProof/>
                  <w:u w:val="single"/>
                </w:rPr>
                <w:t>https://www.nngroup.com/articles/ten-usability-heuristics/</w:t>
              </w:r>
              <w:r>
                <w:rPr>
                  <w:noProof/>
                </w:rPr>
                <w:br/>
                <w:t>[Accessed 10 December 2019].</w:t>
              </w:r>
            </w:p>
            <w:p w14:paraId="6EF09371" w14:textId="77777777" w:rsidR="00601A93" w:rsidRPr="00601A93" w:rsidRDefault="00601A93" w:rsidP="00601A93"/>
            <w:p w14:paraId="7F0F33FA" w14:textId="0D38F528" w:rsidR="00601A93" w:rsidRDefault="00601A93" w:rsidP="00601A93">
              <w:pPr>
                <w:pStyle w:val="Bibliography"/>
                <w:rPr>
                  <w:noProof/>
                </w:rPr>
              </w:pPr>
              <w:r>
                <w:rPr>
                  <w:noProof/>
                </w:rPr>
                <w:t xml:space="preserve">Tatú, J., 2018. </w:t>
              </w:r>
              <w:r>
                <w:rPr>
                  <w:i/>
                  <w:iCs/>
                  <w:noProof/>
                </w:rPr>
                <w:t xml:space="preserve">Social Modifications, </w:t>
              </w:r>
              <w:r>
                <w:rPr>
                  <w:noProof/>
                </w:rPr>
                <w:t>Dublin: National College of Ireland.</w:t>
              </w:r>
            </w:p>
            <w:p w14:paraId="5D21B301" w14:textId="77777777" w:rsidR="00601A93" w:rsidRPr="00601A93" w:rsidRDefault="00601A93" w:rsidP="00601A93"/>
            <w:p w14:paraId="0549F290" w14:textId="1A4C493A" w:rsidR="00601A93" w:rsidRDefault="00601A93" w:rsidP="00601A93">
              <w:pPr>
                <w:pStyle w:val="Bibliography"/>
                <w:rPr>
                  <w:noProof/>
                </w:rPr>
              </w:pPr>
              <w:r>
                <w:rPr>
                  <w:noProof/>
                </w:rPr>
                <w:t xml:space="preserve">Tenbarge, K., 2018. </w:t>
              </w:r>
              <w:r>
                <w:rPr>
                  <w:i/>
                  <w:iCs/>
                  <w:noProof/>
                </w:rPr>
                <w:t xml:space="preserve">Can Tik Tok Be the Next Vine, or Are Seconds-Long Streaming Apps Over?. </w:t>
              </w:r>
              <w:r>
                <w:rPr>
                  <w:noProof/>
                </w:rPr>
                <w:t xml:space="preserve">[Online] </w:t>
              </w:r>
              <w:r>
                <w:rPr>
                  <w:noProof/>
                </w:rPr>
                <w:br/>
                <w:t xml:space="preserve">Available at: </w:t>
              </w:r>
              <w:r>
                <w:rPr>
                  <w:noProof/>
                  <w:u w:val="single"/>
                </w:rPr>
                <w:t>https://www.inverse.com/article/47817-what-is-tik-tok-the-app-flooding-social-media-with-ads-and-partnerships</w:t>
              </w:r>
              <w:r>
                <w:rPr>
                  <w:noProof/>
                </w:rPr>
                <w:br/>
                <w:t>[Accessed 3 December 2018].</w:t>
              </w:r>
            </w:p>
            <w:p w14:paraId="7BA1E772" w14:textId="77777777" w:rsidR="00601A93" w:rsidRPr="00601A93" w:rsidRDefault="00601A93" w:rsidP="00601A93"/>
            <w:p w14:paraId="00EB31CB" w14:textId="77777777" w:rsidR="00601A93" w:rsidRDefault="00601A93" w:rsidP="00601A93">
              <w:pPr>
                <w:pStyle w:val="Bibliography"/>
                <w:rPr>
                  <w:noProof/>
                </w:rPr>
              </w:pPr>
              <w:r>
                <w:rPr>
                  <w:noProof/>
                </w:rPr>
                <w:t xml:space="preserve">Webner, F., 2019. Streaming Analytics—Real-Time Customer Satisfaction in Brick-and-Mortar Retailing. In: </w:t>
              </w:r>
              <w:r>
                <w:rPr>
                  <w:i/>
                  <w:iCs/>
                  <w:noProof/>
                </w:rPr>
                <w:t xml:space="preserve">Cybernetics and Automation Control Theory Methods in Intelligent Algorithms. </w:t>
              </w:r>
              <w:r>
                <w:rPr>
                  <w:noProof/>
                </w:rPr>
                <w:t>Essen: Springer, pp. 50-59.</w:t>
              </w:r>
            </w:p>
            <w:p w14:paraId="5E0ECC25" w14:textId="455C8B46" w:rsidR="0085767F" w:rsidRDefault="0085767F" w:rsidP="00601A93">
              <w:r>
                <w:rPr>
                  <w:b/>
                  <w:bCs/>
                  <w:noProof/>
                </w:rPr>
                <w:fldChar w:fldCharType="end"/>
              </w:r>
            </w:p>
          </w:sdtContent>
        </w:sdt>
      </w:sdtContent>
    </w:sdt>
    <w:p w14:paraId="684AF1EC" w14:textId="77777777" w:rsidR="001372D8" w:rsidRPr="00075741" w:rsidRDefault="001372D8" w:rsidP="00994136">
      <w:pPr>
        <w:rPr>
          <w:rFonts w:cs="Arial"/>
        </w:rPr>
      </w:pPr>
    </w:p>
    <w:p w14:paraId="684AF1ED" w14:textId="77777777" w:rsidR="00F077BB" w:rsidRPr="00075741" w:rsidRDefault="00F077BB" w:rsidP="00994136">
      <w:pPr>
        <w:pStyle w:val="Heading1"/>
        <w:spacing w:after="0"/>
      </w:pPr>
      <w:bookmarkStart w:id="1662" w:name="_Toc26877959"/>
      <w:r w:rsidRPr="00075741">
        <w:lastRenderedPageBreak/>
        <w:t>Appendix</w:t>
      </w:r>
      <w:bookmarkEnd w:id="1662"/>
    </w:p>
    <w:p w14:paraId="684AF1EF" w14:textId="77777777" w:rsidR="00F077BB" w:rsidRPr="00075741" w:rsidRDefault="00F077BB" w:rsidP="00994136">
      <w:pPr>
        <w:pStyle w:val="Heading2"/>
        <w:spacing w:after="0"/>
      </w:pPr>
      <w:bookmarkStart w:id="1663" w:name="_Toc26877960"/>
      <w:r w:rsidRPr="00075741">
        <w:t>Project Plan</w:t>
      </w:r>
      <w:bookmarkEnd w:id="1663"/>
    </w:p>
    <w:p w14:paraId="684AF1F5" w14:textId="1DC9DD91" w:rsidR="00F077BB" w:rsidRPr="00075741" w:rsidRDefault="00A53746" w:rsidP="00994136">
      <w:pPr>
        <w:rPr>
          <w:rFonts w:cs="Arial"/>
        </w:rPr>
      </w:pPr>
      <w:r>
        <w:rPr>
          <w:rFonts w:cs="Arial"/>
          <w:noProof/>
        </w:rPr>
        <w:drawing>
          <wp:inline distT="0" distB="0" distL="0" distR="0" wp14:anchorId="6445C3F7" wp14:editId="291C5431">
            <wp:extent cx="6074353" cy="5257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 Plan image.png"/>
                    <pic:cNvPicPr/>
                  </pic:nvPicPr>
                  <pic:blipFill>
                    <a:blip r:embed="rId35">
                      <a:extLst>
                        <a:ext uri="{28A0092B-C50C-407E-A947-70E740481C1C}">
                          <a14:useLocalDpi xmlns:a14="http://schemas.microsoft.com/office/drawing/2010/main" val="0"/>
                        </a:ext>
                      </a:extLst>
                    </a:blip>
                    <a:stretch>
                      <a:fillRect/>
                    </a:stretch>
                  </pic:blipFill>
                  <pic:spPr>
                    <a:xfrm>
                      <a:off x="0" y="0"/>
                      <a:ext cx="6084753" cy="5266802"/>
                    </a:xfrm>
                    <a:prstGeom prst="rect">
                      <a:avLst/>
                    </a:prstGeom>
                  </pic:spPr>
                </pic:pic>
              </a:graphicData>
            </a:graphic>
          </wp:inline>
        </w:drawing>
      </w:r>
    </w:p>
    <w:sectPr w:rsidR="00F077BB" w:rsidRPr="00075741" w:rsidSect="00700CAD">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5FDF6" w14:textId="77777777" w:rsidR="00D50162" w:rsidRDefault="00D50162">
      <w:r>
        <w:separator/>
      </w:r>
    </w:p>
  </w:endnote>
  <w:endnote w:type="continuationSeparator" w:id="0">
    <w:p w14:paraId="76C7F8A6" w14:textId="77777777" w:rsidR="00D50162" w:rsidRDefault="00D50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04FFA830" w:rsidR="00D50162" w:rsidRPr="0027338D" w:rsidRDefault="00D50162">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- 58 -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201" w14:textId="77777777" w:rsidR="00D50162" w:rsidRDefault="00D50162"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85B05" w14:textId="77777777" w:rsidR="00D50162" w:rsidRDefault="00D50162">
      <w:r>
        <w:separator/>
      </w:r>
    </w:p>
  </w:footnote>
  <w:footnote w:type="continuationSeparator" w:id="0">
    <w:p w14:paraId="20AC8C65" w14:textId="77777777" w:rsidR="00D50162" w:rsidRDefault="00D50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07C8"/>
    <w:multiLevelType w:val="hybridMultilevel"/>
    <w:tmpl w:val="7E727126"/>
    <w:lvl w:ilvl="0" w:tplc="3A52DA8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2E672D3"/>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39A61AD"/>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4887E99"/>
    <w:multiLevelType w:val="hybridMultilevel"/>
    <w:tmpl w:val="F9A61600"/>
    <w:lvl w:ilvl="0" w:tplc="B62C4C42">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4C108E6"/>
    <w:multiLevelType w:val="hybridMultilevel"/>
    <w:tmpl w:val="3C5E581E"/>
    <w:lvl w:ilvl="0" w:tplc="9FE0016C">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62D189B"/>
    <w:multiLevelType w:val="hybridMultilevel"/>
    <w:tmpl w:val="69681DA2"/>
    <w:lvl w:ilvl="0" w:tplc="5B987272">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07CD6A11"/>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8CE6748"/>
    <w:multiLevelType w:val="hybridMultilevel"/>
    <w:tmpl w:val="E67CAA9E"/>
    <w:lvl w:ilvl="0" w:tplc="DAE291BA">
      <w:start w:val="5"/>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9" w15:restartNumberingAfterBreak="0">
    <w:nsid w:val="093A2744"/>
    <w:multiLevelType w:val="hybridMultilevel"/>
    <w:tmpl w:val="4984B30C"/>
    <w:lvl w:ilvl="0" w:tplc="D0C6B706">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0D19269C"/>
    <w:multiLevelType w:val="hybridMultilevel"/>
    <w:tmpl w:val="D572FE3E"/>
    <w:lvl w:ilvl="0" w:tplc="15166F38">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11" w15:restartNumberingAfterBreak="0">
    <w:nsid w:val="0D8A0E8B"/>
    <w:multiLevelType w:val="hybridMultilevel"/>
    <w:tmpl w:val="47363C1A"/>
    <w:lvl w:ilvl="0" w:tplc="7624B0A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0E545D10"/>
    <w:multiLevelType w:val="hybridMultilevel"/>
    <w:tmpl w:val="CD18A194"/>
    <w:lvl w:ilvl="0" w:tplc="BF1AD5EA">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0F425FC"/>
    <w:multiLevelType w:val="hybridMultilevel"/>
    <w:tmpl w:val="ECE01466"/>
    <w:lvl w:ilvl="0" w:tplc="E0CEC898">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12527484"/>
    <w:multiLevelType w:val="hybridMultilevel"/>
    <w:tmpl w:val="6688056C"/>
    <w:lvl w:ilvl="0" w:tplc="8B0A9FBA">
      <w:start w:val="9"/>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13D755C4"/>
    <w:multiLevelType w:val="hybridMultilevel"/>
    <w:tmpl w:val="12407AF4"/>
    <w:lvl w:ilvl="0" w:tplc="A1D4D3A0">
      <w:start w:val="1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14B21D2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15E51978"/>
    <w:multiLevelType w:val="hybridMultilevel"/>
    <w:tmpl w:val="9B06BF92"/>
    <w:lvl w:ilvl="0" w:tplc="10BEA706">
      <w:start w:val="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15FB04B6"/>
    <w:multiLevelType w:val="hybridMultilevel"/>
    <w:tmpl w:val="BAC250C2"/>
    <w:lvl w:ilvl="0" w:tplc="C8E6CCFA">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162B32B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22" w15:restartNumberingAfterBreak="0">
    <w:nsid w:val="185E1462"/>
    <w:multiLevelType w:val="hybridMultilevel"/>
    <w:tmpl w:val="60260992"/>
    <w:lvl w:ilvl="0" w:tplc="E4D21184">
      <w:start w:val="15"/>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1C371006"/>
    <w:multiLevelType w:val="hybridMultilevel"/>
    <w:tmpl w:val="DB329F2E"/>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24" w15:restartNumberingAfterBreak="0">
    <w:nsid w:val="1E085DE4"/>
    <w:multiLevelType w:val="hybridMultilevel"/>
    <w:tmpl w:val="7B1440B8"/>
    <w:lvl w:ilvl="0" w:tplc="BC1870EA">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1F401D68"/>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26" w15:restartNumberingAfterBreak="0">
    <w:nsid w:val="23F5237E"/>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25C664E0"/>
    <w:multiLevelType w:val="hybridMultilevel"/>
    <w:tmpl w:val="4CB4FEAE"/>
    <w:lvl w:ilvl="0" w:tplc="782E2372">
      <w:start w:val="4"/>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275D5EF0"/>
    <w:multiLevelType w:val="hybridMultilevel"/>
    <w:tmpl w:val="E1A61802"/>
    <w:lvl w:ilvl="0" w:tplc="45FC2380">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28312581"/>
    <w:multiLevelType w:val="hybridMultilevel"/>
    <w:tmpl w:val="F0BE3878"/>
    <w:lvl w:ilvl="0" w:tplc="D288547A">
      <w:start w:val="3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28CB1B77"/>
    <w:multiLevelType w:val="hybridMultilevel"/>
    <w:tmpl w:val="93802110"/>
    <w:lvl w:ilvl="0" w:tplc="19B23C14">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28FA4242"/>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2B8709BC"/>
    <w:multiLevelType w:val="hybridMultilevel"/>
    <w:tmpl w:val="262CE128"/>
    <w:lvl w:ilvl="0" w:tplc="CA62C6B2">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2D875BD1"/>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2D8D3A40"/>
    <w:multiLevelType w:val="hybridMultilevel"/>
    <w:tmpl w:val="FB800D8C"/>
    <w:lvl w:ilvl="0" w:tplc="04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2EE2425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32D55999"/>
    <w:multiLevelType w:val="hybridMultilevel"/>
    <w:tmpl w:val="00BC8B78"/>
    <w:lvl w:ilvl="0" w:tplc="6972D100">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355672F7"/>
    <w:multiLevelType w:val="hybridMultilevel"/>
    <w:tmpl w:val="6AF0100C"/>
    <w:lvl w:ilvl="0" w:tplc="18090001">
      <w:start w:val="1"/>
      <w:numFmt w:val="bullet"/>
      <w:lvlText w:val=""/>
      <w:lvlJc w:val="left"/>
      <w:pPr>
        <w:ind w:left="1296" w:hanging="360"/>
      </w:pPr>
      <w:rPr>
        <w:rFonts w:ascii="Symbol" w:hAnsi="Symbol" w:hint="default"/>
      </w:rPr>
    </w:lvl>
    <w:lvl w:ilvl="1" w:tplc="18090003" w:tentative="1">
      <w:start w:val="1"/>
      <w:numFmt w:val="bullet"/>
      <w:lvlText w:val="o"/>
      <w:lvlJc w:val="left"/>
      <w:pPr>
        <w:ind w:left="2016" w:hanging="360"/>
      </w:pPr>
      <w:rPr>
        <w:rFonts w:ascii="Courier New" w:hAnsi="Courier New" w:cs="Courier New" w:hint="default"/>
      </w:rPr>
    </w:lvl>
    <w:lvl w:ilvl="2" w:tplc="18090005" w:tentative="1">
      <w:start w:val="1"/>
      <w:numFmt w:val="bullet"/>
      <w:lvlText w:val=""/>
      <w:lvlJc w:val="left"/>
      <w:pPr>
        <w:ind w:left="2736" w:hanging="360"/>
      </w:pPr>
      <w:rPr>
        <w:rFonts w:ascii="Wingdings" w:hAnsi="Wingdings" w:hint="default"/>
      </w:rPr>
    </w:lvl>
    <w:lvl w:ilvl="3" w:tplc="18090001" w:tentative="1">
      <w:start w:val="1"/>
      <w:numFmt w:val="bullet"/>
      <w:lvlText w:val=""/>
      <w:lvlJc w:val="left"/>
      <w:pPr>
        <w:ind w:left="3456" w:hanging="360"/>
      </w:pPr>
      <w:rPr>
        <w:rFonts w:ascii="Symbol" w:hAnsi="Symbol" w:hint="default"/>
      </w:rPr>
    </w:lvl>
    <w:lvl w:ilvl="4" w:tplc="18090003" w:tentative="1">
      <w:start w:val="1"/>
      <w:numFmt w:val="bullet"/>
      <w:lvlText w:val="o"/>
      <w:lvlJc w:val="left"/>
      <w:pPr>
        <w:ind w:left="4176" w:hanging="360"/>
      </w:pPr>
      <w:rPr>
        <w:rFonts w:ascii="Courier New" w:hAnsi="Courier New" w:cs="Courier New" w:hint="default"/>
      </w:rPr>
    </w:lvl>
    <w:lvl w:ilvl="5" w:tplc="18090005" w:tentative="1">
      <w:start w:val="1"/>
      <w:numFmt w:val="bullet"/>
      <w:lvlText w:val=""/>
      <w:lvlJc w:val="left"/>
      <w:pPr>
        <w:ind w:left="4896" w:hanging="360"/>
      </w:pPr>
      <w:rPr>
        <w:rFonts w:ascii="Wingdings" w:hAnsi="Wingdings" w:hint="default"/>
      </w:rPr>
    </w:lvl>
    <w:lvl w:ilvl="6" w:tplc="18090001" w:tentative="1">
      <w:start w:val="1"/>
      <w:numFmt w:val="bullet"/>
      <w:lvlText w:val=""/>
      <w:lvlJc w:val="left"/>
      <w:pPr>
        <w:ind w:left="5616" w:hanging="360"/>
      </w:pPr>
      <w:rPr>
        <w:rFonts w:ascii="Symbol" w:hAnsi="Symbol" w:hint="default"/>
      </w:rPr>
    </w:lvl>
    <w:lvl w:ilvl="7" w:tplc="18090003" w:tentative="1">
      <w:start w:val="1"/>
      <w:numFmt w:val="bullet"/>
      <w:lvlText w:val="o"/>
      <w:lvlJc w:val="left"/>
      <w:pPr>
        <w:ind w:left="6336" w:hanging="360"/>
      </w:pPr>
      <w:rPr>
        <w:rFonts w:ascii="Courier New" w:hAnsi="Courier New" w:cs="Courier New" w:hint="default"/>
      </w:rPr>
    </w:lvl>
    <w:lvl w:ilvl="8" w:tplc="18090005" w:tentative="1">
      <w:start w:val="1"/>
      <w:numFmt w:val="bullet"/>
      <w:lvlText w:val=""/>
      <w:lvlJc w:val="left"/>
      <w:pPr>
        <w:ind w:left="7056" w:hanging="360"/>
      </w:pPr>
      <w:rPr>
        <w:rFonts w:ascii="Wingdings" w:hAnsi="Wingdings" w:hint="default"/>
      </w:rPr>
    </w:lvl>
  </w:abstractNum>
  <w:abstractNum w:abstractNumId="40" w15:restartNumberingAfterBreak="0">
    <w:nsid w:val="358E4622"/>
    <w:multiLevelType w:val="hybridMultilevel"/>
    <w:tmpl w:val="751ADD1E"/>
    <w:lvl w:ilvl="0" w:tplc="E1C4A398">
      <w:start w:val="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35A95555"/>
    <w:multiLevelType w:val="hybridMultilevel"/>
    <w:tmpl w:val="AEB0010A"/>
    <w:lvl w:ilvl="0" w:tplc="51F6AEA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15:restartNumberingAfterBreak="0">
    <w:nsid w:val="35C33782"/>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15:restartNumberingAfterBreak="0">
    <w:nsid w:val="36B743D5"/>
    <w:multiLevelType w:val="hybridMultilevel"/>
    <w:tmpl w:val="2C481A3A"/>
    <w:lvl w:ilvl="0" w:tplc="67F0BAEC">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4" w15:restartNumberingAfterBreak="0">
    <w:nsid w:val="389B58F6"/>
    <w:multiLevelType w:val="hybridMultilevel"/>
    <w:tmpl w:val="465240DA"/>
    <w:lvl w:ilvl="0" w:tplc="C7E65A64">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45" w15:restartNumberingAfterBreak="0">
    <w:nsid w:val="3AB618D2"/>
    <w:multiLevelType w:val="hybridMultilevel"/>
    <w:tmpl w:val="B97433CA"/>
    <w:lvl w:ilvl="0" w:tplc="15DE4892">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3AE53220"/>
    <w:multiLevelType w:val="hybridMultilevel"/>
    <w:tmpl w:val="6A4203FA"/>
    <w:lvl w:ilvl="0" w:tplc="F29C0BF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7" w15:restartNumberingAfterBreak="0">
    <w:nsid w:val="3E64557D"/>
    <w:multiLevelType w:val="hybridMultilevel"/>
    <w:tmpl w:val="6B4A5FD8"/>
    <w:lvl w:ilvl="0" w:tplc="D8ACCD5A">
      <w:start w:val="2"/>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429F03CF"/>
    <w:multiLevelType w:val="hybridMultilevel"/>
    <w:tmpl w:val="B594A43A"/>
    <w:lvl w:ilvl="0" w:tplc="8724DB66">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482166AE"/>
    <w:multiLevelType w:val="hybridMultilevel"/>
    <w:tmpl w:val="2A3A363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48A80AD8"/>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1"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95A36BE"/>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53" w15:restartNumberingAfterBreak="0">
    <w:nsid w:val="4DB14839"/>
    <w:multiLevelType w:val="hybridMultilevel"/>
    <w:tmpl w:val="EECA8170"/>
    <w:lvl w:ilvl="0" w:tplc="7C10D89C">
      <w:start w:val="100"/>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4" w15:restartNumberingAfterBreak="0">
    <w:nsid w:val="4E183D82"/>
    <w:multiLevelType w:val="hybridMultilevel"/>
    <w:tmpl w:val="C7AA70A2"/>
    <w:lvl w:ilvl="0" w:tplc="83781E58">
      <w:start w:val="1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4F17786F"/>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6" w15:restartNumberingAfterBreak="0">
    <w:nsid w:val="4FF12007"/>
    <w:multiLevelType w:val="hybridMultilevel"/>
    <w:tmpl w:val="6E8EE11E"/>
    <w:lvl w:ilvl="0" w:tplc="F250AF8E">
      <w:start w:val="4"/>
      <w:numFmt w:val="decimal"/>
      <w:lvlText w:val="%1."/>
      <w:lvlJc w:val="left"/>
      <w:pPr>
        <w:ind w:left="791" w:hanging="360"/>
      </w:pPr>
      <w:rPr>
        <w:rFonts w:hint="default"/>
      </w:rPr>
    </w:lvl>
    <w:lvl w:ilvl="1" w:tplc="18090019" w:tentative="1">
      <w:start w:val="1"/>
      <w:numFmt w:val="lowerLetter"/>
      <w:lvlText w:val="%2."/>
      <w:lvlJc w:val="left"/>
      <w:pPr>
        <w:ind w:left="1511" w:hanging="360"/>
      </w:pPr>
    </w:lvl>
    <w:lvl w:ilvl="2" w:tplc="1809001B" w:tentative="1">
      <w:start w:val="1"/>
      <w:numFmt w:val="lowerRoman"/>
      <w:lvlText w:val="%3."/>
      <w:lvlJc w:val="right"/>
      <w:pPr>
        <w:ind w:left="2231" w:hanging="180"/>
      </w:pPr>
    </w:lvl>
    <w:lvl w:ilvl="3" w:tplc="1809000F" w:tentative="1">
      <w:start w:val="1"/>
      <w:numFmt w:val="decimal"/>
      <w:lvlText w:val="%4."/>
      <w:lvlJc w:val="left"/>
      <w:pPr>
        <w:ind w:left="2951" w:hanging="360"/>
      </w:pPr>
    </w:lvl>
    <w:lvl w:ilvl="4" w:tplc="18090019" w:tentative="1">
      <w:start w:val="1"/>
      <w:numFmt w:val="lowerLetter"/>
      <w:lvlText w:val="%5."/>
      <w:lvlJc w:val="left"/>
      <w:pPr>
        <w:ind w:left="3671" w:hanging="360"/>
      </w:pPr>
    </w:lvl>
    <w:lvl w:ilvl="5" w:tplc="1809001B" w:tentative="1">
      <w:start w:val="1"/>
      <w:numFmt w:val="lowerRoman"/>
      <w:lvlText w:val="%6."/>
      <w:lvlJc w:val="right"/>
      <w:pPr>
        <w:ind w:left="4391" w:hanging="180"/>
      </w:pPr>
    </w:lvl>
    <w:lvl w:ilvl="6" w:tplc="1809000F" w:tentative="1">
      <w:start w:val="1"/>
      <w:numFmt w:val="decimal"/>
      <w:lvlText w:val="%7."/>
      <w:lvlJc w:val="left"/>
      <w:pPr>
        <w:ind w:left="5111" w:hanging="360"/>
      </w:pPr>
    </w:lvl>
    <w:lvl w:ilvl="7" w:tplc="18090019" w:tentative="1">
      <w:start w:val="1"/>
      <w:numFmt w:val="lowerLetter"/>
      <w:lvlText w:val="%8."/>
      <w:lvlJc w:val="left"/>
      <w:pPr>
        <w:ind w:left="5831" w:hanging="360"/>
      </w:pPr>
    </w:lvl>
    <w:lvl w:ilvl="8" w:tplc="1809001B" w:tentative="1">
      <w:start w:val="1"/>
      <w:numFmt w:val="lowerRoman"/>
      <w:lvlText w:val="%9."/>
      <w:lvlJc w:val="right"/>
      <w:pPr>
        <w:ind w:left="6551" w:hanging="180"/>
      </w:pPr>
    </w:lvl>
  </w:abstractNum>
  <w:abstractNum w:abstractNumId="57" w15:restartNumberingAfterBreak="0">
    <w:nsid w:val="50D824E1"/>
    <w:multiLevelType w:val="hybridMultilevel"/>
    <w:tmpl w:val="22187C78"/>
    <w:lvl w:ilvl="0" w:tplc="58F8981A">
      <w:start w:val="1"/>
      <w:numFmt w:val="decimal"/>
      <w:lvlText w:val="%1."/>
      <w:lvlJc w:val="left"/>
      <w:pPr>
        <w:tabs>
          <w:tab w:val="num" w:pos="1293"/>
        </w:tabs>
        <w:ind w:left="1293" w:hanging="360"/>
      </w:pPr>
      <w:rPr>
        <w:rFonts w:hint="default"/>
        <w:strike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8" w15:restartNumberingAfterBreak="0">
    <w:nsid w:val="51A86C32"/>
    <w:multiLevelType w:val="hybridMultilevel"/>
    <w:tmpl w:val="13EA5812"/>
    <w:lvl w:ilvl="0" w:tplc="9182A926">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9"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533E3E7B"/>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1" w15:restartNumberingAfterBreak="0">
    <w:nsid w:val="54F03C43"/>
    <w:multiLevelType w:val="hybridMultilevel"/>
    <w:tmpl w:val="C1E2B7AC"/>
    <w:lvl w:ilvl="0" w:tplc="B9186C80">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2" w15:restartNumberingAfterBreak="0">
    <w:nsid w:val="56A71AD8"/>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3" w15:restartNumberingAfterBreak="0">
    <w:nsid w:val="56C63493"/>
    <w:multiLevelType w:val="hybridMultilevel"/>
    <w:tmpl w:val="279036DA"/>
    <w:lvl w:ilvl="0" w:tplc="0409000F">
      <w:start w:val="1"/>
      <w:numFmt w:val="decimal"/>
      <w:lvlText w:val="%1."/>
      <w:lvlJc w:val="left"/>
      <w:pPr>
        <w:tabs>
          <w:tab w:val="num" w:pos="1293"/>
        </w:tabs>
        <w:ind w:left="1293" w:hanging="360"/>
      </w:pPr>
    </w:lvl>
    <w:lvl w:ilvl="1" w:tplc="04090019">
      <w:start w:val="1"/>
      <w:numFmt w:val="lowerLetter"/>
      <w:lvlText w:val="%2."/>
      <w:lvlJc w:val="left"/>
      <w:pPr>
        <w:tabs>
          <w:tab w:val="num" w:pos="2013"/>
        </w:tabs>
        <w:ind w:left="2013" w:hanging="360"/>
      </w:pPr>
    </w:lvl>
    <w:lvl w:ilvl="2" w:tplc="0409001B" w:tentative="1">
      <w:start w:val="1"/>
      <w:numFmt w:val="lowerRoman"/>
      <w:lvlText w:val="%3."/>
      <w:lvlJc w:val="right"/>
      <w:pPr>
        <w:tabs>
          <w:tab w:val="num" w:pos="2733"/>
        </w:tabs>
        <w:ind w:left="2733" w:hanging="180"/>
      </w:pPr>
    </w:lvl>
    <w:lvl w:ilvl="3" w:tplc="0409000F" w:tentative="1">
      <w:start w:val="1"/>
      <w:numFmt w:val="decimal"/>
      <w:lvlText w:val="%4."/>
      <w:lvlJc w:val="left"/>
      <w:pPr>
        <w:tabs>
          <w:tab w:val="num" w:pos="3453"/>
        </w:tabs>
        <w:ind w:left="3453" w:hanging="360"/>
      </w:pPr>
    </w:lvl>
    <w:lvl w:ilvl="4" w:tplc="04090019" w:tentative="1">
      <w:start w:val="1"/>
      <w:numFmt w:val="lowerLetter"/>
      <w:lvlText w:val="%5."/>
      <w:lvlJc w:val="left"/>
      <w:pPr>
        <w:tabs>
          <w:tab w:val="num" w:pos="4173"/>
        </w:tabs>
        <w:ind w:left="4173" w:hanging="360"/>
      </w:pPr>
    </w:lvl>
    <w:lvl w:ilvl="5" w:tplc="0409001B" w:tentative="1">
      <w:start w:val="1"/>
      <w:numFmt w:val="lowerRoman"/>
      <w:lvlText w:val="%6."/>
      <w:lvlJc w:val="right"/>
      <w:pPr>
        <w:tabs>
          <w:tab w:val="num" w:pos="4893"/>
        </w:tabs>
        <w:ind w:left="4893" w:hanging="180"/>
      </w:pPr>
    </w:lvl>
    <w:lvl w:ilvl="6" w:tplc="0409000F" w:tentative="1">
      <w:start w:val="1"/>
      <w:numFmt w:val="decimal"/>
      <w:lvlText w:val="%7."/>
      <w:lvlJc w:val="left"/>
      <w:pPr>
        <w:tabs>
          <w:tab w:val="num" w:pos="5613"/>
        </w:tabs>
        <w:ind w:left="5613" w:hanging="360"/>
      </w:pPr>
    </w:lvl>
    <w:lvl w:ilvl="7" w:tplc="04090019" w:tentative="1">
      <w:start w:val="1"/>
      <w:numFmt w:val="lowerLetter"/>
      <w:lvlText w:val="%8."/>
      <w:lvlJc w:val="left"/>
      <w:pPr>
        <w:tabs>
          <w:tab w:val="num" w:pos="6333"/>
        </w:tabs>
        <w:ind w:left="6333" w:hanging="360"/>
      </w:pPr>
    </w:lvl>
    <w:lvl w:ilvl="8" w:tplc="0409001B" w:tentative="1">
      <w:start w:val="1"/>
      <w:numFmt w:val="lowerRoman"/>
      <w:lvlText w:val="%9."/>
      <w:lvlJc w:val="right"/>
      <w:pPr>
        <w:tabs>
          <w:tab w:val="num" w:pos="7053"/>
        </w:tabs>
        <w:ind w:left="7053" w:hanging="180"/>
      </w:pPr>
    </w:lvl>
  </w:abstractNum>
  <w:abstractNum w:abstractNumId="64" w15:restartNumberingAfterBreak="0">
    <w:nsid w:val="58947ECF"/>
    <w:multiLevelType w:val="hybridMultilevel"/>
    <w:tmpl w:val="3AE6E2D6"/>
    <w:lvl w:ilvl="0" w:tplc="CEC291EC">
      <w:start w:val="3"/>
      <w:numFmt w:val="decimal"/>
      <w:lvlText w:val="%1."/>
      <w:lvlJc w:val="left"/>
      <w:pPr>
        <w:tabs>
          <w:tab w:val="num" w:pos="936"/>
        </w:tabs>
        <w:ind w:left="936"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5" w15:restartNumberingAfterBreak="0">
    <w:nsid w:val="58C4254F"/>
    <w:multiLevelType w:val="hybridMultilevel"/>
    <w:tmpl w:val="24005B9C"/>
    <w:lvl w:ilvl="0" w:tplc="6F241CD6">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5B5F0B04"/>
    <w:multiLevelType w:val="hybridMultilevel"/>
    <w:tmpl w:val="706A183C"/>
    <w:lvl w:ilvl="0" w:tplc="97182110">
      <w:start w:val="3"/>
      <w:numFmt w:val="decimal"/>
      <w:lvlText w:val="%1."/>
      <w:lvlJc w:val="left"/>
      <w:pPr>
        <w:tabs>
          <w:tab w:val="num" w:pos="936"/>
        </w:tabs>
        <w:ind w:left="936" w:hanging="360"/>
      </w:pPr>
      <w:rPr>
        <w:rFonts w:hint="default"/>
      </w:rPr>
    </w:lvl>
    <w:lvl w:ilvl="1" w:tplc="18090019" w:tentative="1">
      <w:start w:val="1"/>
      <w:numFmt w:val="lowerLetter"/>
      <w:lvlText w:val="%2."/>
      <w:lvlJc w:val="left"/>
      <w:pPr>
        <w:ind w:left="1656" w:hanging="360"/>
      </w:pPr>
    </w:lvl>
    <w:lvl w:ilvl="2" w:tplc="1809001B" w:tentative="1">
      <w:start w:val="1"/>
      <w:numFmt w:val="lowerRoman"/>
      <w:lvlText w:val="%3."/>
      <w:lvlJc w:val="right"/>
      <w:pPr>
        <w:ind w:left="2376" w:hanging="180"/>
      </w:pPr>
    </w:lvl>
    <w:lvl w:ilvl="3" w:tplc="1809000F" w:tentative="1">
      <w:start w:val="1"/>
      <w:numFmt w:val="decimal"/>
      <w:lvlText w:val="%4."/>
      <w:lvlJc w:val="left"/>
      <w:pPr>
        <w:ind w:left="3096" w:hanging="360"/>
      </w:pPr>
    </w:lvl>
    <w:lvl w:ilvl="4" w:tplc="18090019" w:tentative="1">
      <w:start w:val="1"/>
      <w:numFmt w:val="lowerLetter"/>
      <w:lvlText w:val="%5."/>
      <w:lvlJc w:val="left"/>
      <w:pPr>
        <w:ind w:left="3816" w:hanging="360"/>
      </w:pPr>
    </w:lvl>
    <w:lvl w:ilvl="5" w:tplc="1809001B" w:tentative="1">
      <w:start w:val="1"/>
      <w:numFmt w:val="lowerRoman"/>
      <w:lvlText w:val="%6."/>
      <w:lvlJc w:val="right"/>
      <w:pPr>
        <w:ind w:left="4536" w:hanging="180"/>
      </w:pPr>
    </w:lvl>
    <w:lvl w:ilvl="6" w:tplc="1809000F" w:tentative="1">
      <w:start w:val="1"/>
      <w:numFmt w:val="decimal"/>
      <w:lvlText w:val="%7."/>
      <w:lvlJc w:val="left"/>
      <w:pPr>
        <w:ind w:left="5256" w:hanging="360"/>
      </w:pPr>
    </w:lvl>
    <w:lvl w:ilvl="7" w:tplc="18090019" w:tentative="1">
      <w:start w:val="1"/>
      <w:numFmt w:val="lowerLetter"/>
      <w:lvlText w:val="%8."/>
      <w:lvlJc w:val="left"/>
      <w:pPr>
        <w:ind w:left="5976" w:hanging="360"/>
      </w:pPr>
    </w:lvl>
    <w:lvl w:ilvl="8" w:tplc="1809001B" w:tentative="1">
      <w:start w:val="1"/>
      <w:numFmt w:val="lowerRoman"/>
      <w:lvlText w:val="%9."/>
      <w:lvlJc w:val="right"/>
      <w:pPr>
        <w:ind w:left="6696" w:hanging="180"/>
      </w:pPr>
    </w:lvl>
  </w:abstractNum>
  <w:abstractNum w:abstractNumId="67" w15:restartNumberingAfterBreak="0">
    <w:nsid w:val="663A1AB4"/>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66A7567B"/>
    <w:multiLevelType w:val="hybridMultilevel"/>
    <w:tmpl w:val="E176EC22"/>
    <w:lvl w:ilvl="0" w:tplc="757467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9" w15:restartNumberingAfterBreak="0">
    <w:nsid w:val="67D92D36"/>
    <w:multiLevelType w:val="hybridMultilevel"/>
    <w:tmpl w:val="4DDA111E"/>
    <w:lvl w:ilvl="0" w:tplc="162E342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0" w15:restartNumberingAfterBreak="0">
    <w:nsid w:val="6AD94809"/>
    <w:multiLevelType w:val="hybridMultilevel"/>
    <w:tmpl w:val="6AC21C36"/>
    <w:lvl w:ilvl="0" w:tplc="55AE498C">
      <w:start w:val="18"/>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15:restartNumberingAfterBreak="0">
    <w:nsid w:val="6C704F8E"/>
    <w:multiLevelType w:val="hybridMultilevel"/>
    <w:tmpl w:val="8636549C"/>
    <w:lvl w:ilvl="0" w:tplc="2A5A15C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3" w15:restartNumberingAfterBreak="0">
    <w:nsid w:val="6C7E7872"/>
    <w:multiLevelType w:val="hybridMultilevel"/>
    <w:tmpl w:val="01964A70"/>
    <w:lvl w:ilvl="0" w:tplc="C304E214">
      <w:start w:val="6"/>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4" w15:restartNumberingAfterBreak="0">
    <w:nsid w:val="6E5A3D44"/>
    <w:multiLevelType w:val="hybridMultilevel"/>
    <w:tmpl w:val="2AD2064C"/>
    <w:lvl w:ilvl="0" w:tplc="80D2A19E">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5" w15:restartNumberingAfterBreak="0">
    <w:nsid w:val="71C73964"/>
    <w:multiLevelType w:val="multilevel"/>
    <w:tmpl w:val="93582166"/>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ascii="Arial" w:hAnsi="Arial" w:cs="Arial"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76" w15:restartNumberingAfterBreak="0">
    <w:nsid w:val="72811435"/>
    <w:multiLevelType w:val="hybridMultilevel"/>
    <w:tmpl w:val="FCC0028C"/>
    <w:lvl w:ilvl="0" w:tplc="751ADF6C">
      <w:start w:val="1"/>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7" w15:restartNumberingAfterBreak="0">
    <w:nsid w:val="743E2FF3"/>
    <w:multiLevelType w:val="hybridMultilevel"/>
    <w:tmpl w:val="74D0AC3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8" w15:restartNumberingAfterBreak="0">
    <w:nsid w:val="76FC041D"/>
    <w:multiLevelType w:val="hybridMultilevel"/>
    <w:tmpl w:val="0CF0A25A"/>
    <w:lvl w:ilvl="0" w:tplc="80F47AF8">
      <w:start w:val="8"/>
      <w:numFmt w:val="decimal"/>
      <w:lvlText w:val="%1."/>
      <w:lvlJc w:val="left"/>
      <w:pPr>
        <w:tabs>
          <w:tab w:val="num" w:pos="1080"/>
        </w:tabs>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9" w15:restartNumberingAfterBreak="0">
    <w:nsid w:val="79770BBE"/>
    <w:multiLevelType w:val="hybridMultilevel"/>
    <w:tmpl w:val="581A4A56"/>
    <w:lvl w:ilvl="0" w:tplc="761A661E">
      <w:start w:val="3"/>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0" w15:restartNumberingAfterBreak="0">
    <w:nsid w:val="7A933D9C"/>
    <w:multiLevelType w:val="hybridMultilevel"/>
    <w:tmpl w:val="9A16DC54"/>
    <w:lvl w:ilvl="0" w:tplc="63D2EFF4">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1" w15:restartNumberingAfterBreak="0">
    <w:nsid w:val="7ABB189B"/>
    <w:multiLevelType w:val="hybridMultilevel"/>
    <w:tmpl w:val="2F80C134"/>
    <w:lvl w:ilvl="0" w:tplc="DD5A73EE">
      <w:start w:val="2"/>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2" w15:restartNumberingAfterBreak="0">
    <w:nsid w:val="7B7625AE"/>
    <w:multiLevelType w:val="hybridMultilevel"/>
    <w:tmpl w:val="7E808A00"/>
    <w:lvl w:ilvl="0" w:tplc="820C6C16">
      <w:start w:val="10"/>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3" w15:restartNumberingAfterBreak="0">
    <w:nsid w:val="7D73069C"/>
    <w:multiLevelType w:val="hybridMultilevel"/>
    <w:tmpl w:val="0EC4E784"/>
    <w:lvl w:ilvl="0" w:tplc="38D23884">
      <w:start w:val="7"/>
      <w:numFmt w:val="decimal"/>
      <w:lvlText w:val="%1."/>
      <w:lvlJc w:val="left"/>
      <w:pPr>
        <w:tabs>
          <w:tab w:val="num" w:pos="1293"/>
        </w:tabs>
        <w:ind w:left="1293"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4"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15:restartNumberingAfterBreak="0">
    <w:nsid w:val="7DBA2E68"/>
    <w:multiLevelType w:val="multilevel"/>
    <w:tmpl w:val="1A46647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9"/>
  </w:num>
  <w:num w:numId="2">
    <w:abstractNumId w:val="20"/>
  </w:num>
  <w:num w:numId="3">
    <w:abstractNumId w:val="71"/>
  </w:num>
  <w:num w:numId="4">
    <w:abstractNumId w:val="5"/>
  </w:num>
  <w:num w:numId="5">
    <w:abstractNumId w:val="85"/>
  </w:num>
  <w:num w:numId="6">
    <w:abstractNumId w:val="84"/>
  </w:num>
  <w:num w:numId="7">
    <w:abstractNumId w:val="37"/>
  </w:num>
  <w:num w:numId="8">
    <w:abstractNumId w:val="13"/>
  </w:num>
  <w:num w:numId="9">
    <w:abstractNumId w:val="51"/>
  </w:num>
  <w:num w:numId="10">
    <w:abstractNumId w:val="36"/>
  </w:num>
  <w:num w:numId="11">
    <w:abstractNumId w:val="52"/>
  </w:num>
  <w:num w:numId="12">
    <w:abstractNumId w:val="63"/>
  </w:num>
  <w:num w:numId="13">
    <w:abstractNumId w:val="25"/>
  </w:num>
  <w:num w:numId="14">
    <w:abstractNumId w:val="60"/>
  </w:num>
  <w:num w:numId="15">
    <w:abstractNumId w:val="62"/>
  </w:num>
  <w:num w:numId="16">
    <w:abstractNumId w:val="23"/>
  </w:num>
  <w:num w:numId="17">
    <w:abstractNumId w:val="76"/>
  </w:num>
  <w:num w:numId="18">
    <w:abstractNumId w:val="67"/>
  </w:num>
  <w:num w:numId="19">
    <w:abstractNumId w:val="33"/>
  </w:num>
  <w:num w:numId="20">
    <w:abstractNumId w:val="12"/>
  </w:num>
  <w:num w:numId="21">
    <w:abstractNumId w:val="39"/>
  </w:num>
  <w:num w:numId="22">
    <w:abstractNumId w:val="41"/>
  </w:num>
  <w:num w:numId="23">
    <w:abstractNumId w:val="73"/>
  </w:num>
  <w:num w:numId="24">
    <w:abstractNumId w:val="6"/>
  </w:num>
  <w:num w:numId="25">
    <w:abstractNumId w:val="16"/>
  </w:num>
  <w:num w:numId="26">
    <w:abstractNumId w:val="22"/>
  </w:num>
  <w:num w:numId="27">
    <w:abstractNumId w:val="45"/>
  </w:num>
  <w:num w:numId="28">
    <w:abstractNumId w:val="32"/>
  </w:num>
  <w:num w:numId="29">
    <w:abstractNumId w:val="82"/>
  </w:num>
  <w:num w:numId="30">
    <w:abstractNumId w:val="72"/>
  </w:num>
  <w:num w:numId="31">
    <w:abstractNumId w:val="18"/>
  </w:num>
  <w:num w:numId="32">
    <w:abstractNumId w:val="69"/>
  </w:num>
  <w:num w:numId="33">
    <w:abstractNumId w:val="14"/>
  </w:num>
  <w:num w:numId="34">
    <w:abstractNumId w:val="74"/>
  </w:num>
  <w:num w:numId="35">
    <w:abstractNumId w:val="81"/>
  </w:num>
  <w:num w:numId="36">
    <w:abstractNumId w:val="79"/>
  </w:num>
  <w:num w:numId="37">
    <w:abstractNumId w:val="4"/>
  </w:num>
  <w:num w:numId="38">
    <w:abstractNumId w:val="40"/>
  </w:num>
  <w:num w:numId="39">
    <w:abstractNumId w:val="50"/>
  </w:num>
  <w:num w:numId="40">
    <w:abstractNumId w:val="26"/>
  </w:num>
  <w:num w:numId="41">
    <w:abstractNumId w:val="24"/>
  </w:num>
  <w:num w:numId="42">
    <w:abstractNumId w:val="34"/>
  </w:num>
  <w:num w:numId="43">
    <w:abstractNumId w:val="47"/>
  </w:num>
  <w:num w:numId="44">
    <w:abstractNumId w:val="75"/>
  </w:num>
  <w:num w:numId="45">
    <w:abstractNumId w:val="8"/>
  </w:num>
  <w:num w:numId="46">
    <w:abstractNumId w:val="64"/>
  </w:num>
  <w:num w:numId="47">
    <w:abstractNumId w:val="10"/>
  </w:num>
  <w:num w:numId="48">
    <w:abstractNumId w:val="66"/>
  </w:num>
  <w:num w:numId="49">
    <w:abstractNumId w:val="78"/>
  </w:num>
  <w:num w:numId="50">
    <w:abstractNumId w:val="30"/>
  </w:num>
  <w:num w:numId="51">
    <w:abstractNumId w:val="21"/>
  </w:num>
  <w:num w:numId="52">
    <w:abstractNumId w:val="65"/>
  </w:num>
  <w:num w:numId="53">
    <w:abstractNumId w:val="44"/>
  </w:num>
  <w:num w:numId="54">
    <w:abstractNumId w:val="42"/>
  </w:num>
  <w:num w:numId="55">
    <w:abstractNumId w:val="43"/>
  </w:num>
  <w:num w:numId="56">
    <w:abstractNumId w:val="28"/>
  </w:num>
  <w:num w:numId="57">
    <w:abstractNumId w:val="15"/>
  </w:num>
  <w:num w:numId="58">
    <w:abstractNumId w:val="54"/>
  </w:num>
  <w:num w:numId="59">
    <w:abstractNumId w:val="58"/>
  </w:num>
  <w:num w:numId="60">
    <w:abstractNumId w:val="46"/>
  </w:num>
  <w:num w:numId="61">
    <w:abstractNumId w:val="17"/>
  </w:num>
  <w:num w:numId="62">
    <w:abstractNumId w:val="7"/>
  </w:num>
  <w:num w:numId="63">
    <w:abstractNumId w:val="0"/>
  </w:num>
  <w:num w:numId="64">
    <w:abstractNumId w:val="68"/>
  </w:num>
  <w:num w:numId="65">
    <w:abstractNumId w:val="31"/>
  </w:num>
  <w:num w:numId="66">
    <w:abstractNumId w:val="80"/>
  </w:num>
  <w:num w:numId="67">
    <w:abstractNumId w:val="9"/>
  </w:num>
  <w:num w:numId="68">
    <w:abstractNumId w:val="55"/>
  </w:num>
  <w:num w:numId="69">
    <w:abstractNumId w:val="38"/>
  </w:num>
  <w:num w:numId="70">
    <w:abstractNumId w:val="2"/>
  </w:num>
  <w:num w:numId="71">
    <w:abstractNumId w:val="61"/>
  </w:num>
  <w:num w:numId="72">
    <w:abstractNumId w:val="83"/>
  </w:num>
  <w:num w:numId="73">
    <w:abstractNumId w:val="11"/>
  </w:num>
  <w:num w:numId="74">
    <w:abstractNumId w:val="53"/>
  </w:num>
  <w:num w:numId="75">
    <w:abstractNumId w:val="35"/>
  </w:num>
  <w:num w:numId="76">
    <w:abstractNumId w:val="57"/>
  </w:num>
  <w:num w:numId="77">
    <w:abstractNumId w:val="19"/>
  </w:num>
  <w:num w:numId="78">
    <w:abstractNumId w:val="1"/>
  </w:num>
  <w:num w:numId="79">
    <w:abstractNumId w:val="49"/>
  </w:num>
  <w:num w:numId="80">
    <w:abstractNumId w:val="48"/>
  </w:num>
  <w:num w:numId="81">
    <w:abstractNumId w:val="70"/>
  </w:num>
  <w:num w:numId="82">
    <w:abstractNumId w:val="3"/>
  </w:num>
  <w:num w:numId="83">
    <w:abstractNumId w:val="27"/>
  </w:num>
  <w:num w:numId="84">
    <w:abstractNumId w:val="29"/>
  </w:num>
  <w:num w:numId="85">
    <w:abstractNumId w:val="56"/>
  </w:num>
  <w:num w:numId="86">
    <w:abstractNumId w:val="77"/>
  </w:num>
  <w:numIdMacAtCleanup w:val="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ey Tatú">
    <w15:presenceInfo w15:providerId="None" w15:userId="Joey Tatú"/>
  </w15:person>
  <w15:person w15:author="Joey Tatú [2]">
    <w15:presenceInfo w15:providerId="AD" w15:userId="S-1-5-21-1022453737-1608914804-965413785-1177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11932"/>
    <w:rsid w:val="0002080D"/>
    <w:rsid w:val="00022BED"/>
    <w:rsid w:val="00043EBE"/>
    <w:rsid w:val="00060B29"/>
    <w:rsid w:val="00075741"/>
    <w:rsid w:val="00093071"/>
    <w:rsid w:val="000A2812"/>
    <w:rsid w:val="000E458C"/>
    <w:rsid w:val="001372D8"/>
    <w:rsid w:val="00187CB7"/>
    <w:rsid w:val="001C3CC2"/>
    <w:rsid w:val="001C6296"/>
    <w:rsid w:val="001D40D1"/>
    <w:rsid w:val="001E15BD"/>
    <w:rsid w:val="001E7746"/>
    <w:rsid w:val="002342BB"/>
    <w:rsid w:val="0025666E"/>
    <w:rsid w:val="0027338D"/>
    <w:rsid w:val="00285613"/>
    <w:rsid w:val="002B757C"/>
    <w:rsid w:val="0030099D"/>
    <w:rsid w:val="00317295"/>
    <w:rsid w:val="00323560"/>
    <w:rsid w:val="003A1449"/>
    <w:rsid w:val="003C15F0"/>
    <w:rsid w:val="003F4BD4"/>
    <w:rsid w:val="003F7707"/>
    <w:rsid w:val="004753BB"/>
    <w:rsid w:val="00496064"/>
    <w:rsid w:val="004A1CC7"/>
    <w:rsid w:val="004B71C8"/>
    <w:rsid w:val="004B7C16"/>
    <w:rsid w:val="004C6867"/>
    <w:rsid w:val="004D5487"/>
    <w:rsid w:val="00537AF6"/>
    <w:rsid w:val="00571245"/>
    <w:rsid w:val="005A04A9"/>
    <w:rsid w:val="005A25E3"/>
    <w:rsid w:val="005C10A5"/>
    <w:rsid w:val="005E1CEF"/>
    <w:rsid w:val="005F1F3C"/>
    <w:rsid w:val="00601A93"/>
    <w:rsid w:val="00661543"/>
    <w:rsid w:val="00661724"/>
    <w:rsid w:val="00663DCF"/>
    <w:rsid w:val="006931DE"/>
    <w:rsid w:val="006D74B8"/>
    <w:rsid w:val="00700CAD"/>
    <w:rsid w:val="00704021"/>
    <w:rsid w:val="00711796"/>
    <w:rsid w:val="00780E88"/>
    <w:rsid w:val="00793383"/>
    <w:rsid w:val="007A2952"/>
    <w:rsid w:val="007A3709"/>
    <w:rsid w:val="007F098B"/>
    <w:rsid w:val="008337D3"/>
    <w:rsid w:val="00846544"/>
    <w:rsid w:val="0085767F"/>
    <w:rsid w:val="00885843"/>
    <w:rsid w:val="008D41B3"/>
    <w:rsid w:val="008E5B6E"/>
    <w:rsid w:val="00906063"/>
    <w:rsid w:val="00910DF1"/>
    <w:rsid w:val="00916066"/>
    <w:rsid w:val="009628E4"/>
    <w:rsid w:val="00967FE8"/>
    <w:rsid w:val="00994136"/>
    <w:rsid w:val="009B2F24"/>
    <w:rsid w:val="009C4D15"/>
    <w:rsid w:val="009D1E0C"/>
    <w:rsid w:val="009F0F6F"/>
    <w:rsid w:val="00A07806"/>
    <w:rsid w:val="00A53746"/>
    <w:rsid w:val="00A70560"/>
    <w:rsid w:val="00A74538"/>
    <w:rsid w:val="00AD65FC"/>
    <w:rsid w:val="00AE1152"/>
    <w:rsid w:val="00AE13B3"/>
    <w:rsid w:val="00B02397"/>
    <w:rsid w:val="00B24C40"/>
    <w:rsid w:val="00B6648B"/>
    <w:rsid w:val="00BB71E0"/>
    <w:rsid w:val="00BF3C14"/>
    <w:rsid w:val="00BF5459"/>
    <w:rsid w:val="00C2682A"/>
    <w:rsid w:val="00C40A76"/>
    <w:rsid w:val="00C620D8"/>
    <w:rsid w:val="00CC3302"/>
    <w:rsid w:val="00CD75BF"/>
    <w:rsid w:val="00CF7C0A"/>
    <w:rsid w:val="00D11421"/>
    <w:rsid w:val="00D23FCC"/>
    <w:rsid w:val="00D3120E"/>
    <w:rsid w:val="00D368AF"/>
    <w:rsid w:val="00D50162"/>
    <w:rsid w:val="00D6577F"/>
    <w:rsid w:val="00D67D5D"/>
    <w:rsid w:val="00DB4090"/>
    <w:rsid w:val="00E374B9"/>
    <w:rsid w:val="00E56818"/>
    <w:rsid w:val="00E82572"/>
    <w:rsid w:val="00ED5E7E"/>
    <w:rsid w:val="00EF5722"/>
    <w:rsid w:val="00F077BB"/>
    <w:rsid w:val="00F40711"/>
    <w:rsid w:val="00F45471"/>
    <w:rsid w:val="00F540F5"/>
    <w:rsid w:val="00F666D6"/>
    <w:rsid w:val="00F91AED"/>
    <w:rsid w:val="00FC040E"/>
    <w:rsid w:val="00FC11F8"/>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lang w:val="en-IE" w:eastAsia="en-IE" w:bidi="ar-SA"/>
      </w:rPr>
    </w:rPrDefault>
    <w:pPrDefault>
      <w:pPr>
        <w:spacing w:line="360"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20D8"/>
  </w:style>
  <w:style w:type="paragraph" w:styleId="Heading1">
    <w:name w:val="heading 1"/>
    <w:basedOn w:val="Normal"/>
    <w:next w:val="Normal"/>
    <w:link w:val="Heading1Char"/>
    <w:uiPriority w:val="9"/>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D23FC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D23FCC"/>
    <w:pPr>
      <w:keepNext/>
      <w:keepLines/>
      <w:numPr>
        <w:ilvl w:val="7"/>
        <w:numId w:val="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nhideWhenUsed/>
    <w:qFormat/>
    <w:rsid w:val="00D23FCC"/>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7F"/>
    <w:rPr>
      <w:rFonts w:ascii="Arial" w:hAnsi="Arial" w:cs="Arial"/>
      <w:b/>
      <w:bCs/>
      <w:kern w:val="32"/>
      <w:sz w:val="32"/>
      <w:szCs w:val="32"/>
      <w:lang w:val="en-US" w:eastAsia="en-US"/>
    </w:rPr>
  </w:style>
  <w:style w:type="character" w:customStyle="1" w:styleId="Heading3Char">
    <w:name w:val="Heading 3 Char"/>
    <w:basedOn w:val="DefaultParagraphFont"/>
    <w:link w:val="Heading3"/>
    <w:rsid w:val="009B2F24"/>
    <w:rPr>
      <w:rFonts w:cs="Arial"/>
      <w:b/>
      <w:bCs/>
      <w:sz w:val="26"/>
      <w:szCs w:val="26"/>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customStyle="1" w:styleId="TitleName">
    <w:name w:val="Title Name"/>
    <w:basedOn w:val="Normal"/>
    <w:rsid w:val="008D41B3"/>
    <w:pPr>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link w:val="HeaderChar"/>
    <w:uiPriority w:val="99"/>
    <w:rsid w:val="008D41B3"/>
    <w:pPr>
      <w:pBdr>
        <w:bottom w:val="single" w:sz="4" w:space="1" w:color="auto"/>
      </w:pBdr>
      <w:tabs>
        <w:tab w:val="center" w:pos="4320"/>
        <w:tab w:val="right" w:pos="8640"/>
      </w:tabs>
    </w:pPr>
  </w:style>
  <w:style w:type="character" w:customStyle="1" w:styleId="HeaderChar">
    <w:name w:val="Header Char"/>
    <w:basedOn w:val="DefaultParagraphFont"/>
    <w:link w:val="Header"/>
    <w:uiPriority w:val="99"/>
    <w:rsid w:val="009B2F24"/>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rPr>
  </w:style>
  <w:style w:type="paragraph" w:styleId="BalloonText">
    <w:name w:val="Balloon Text"/>
    <w:basedOn w:val="Normal"/>
    <w:link w:val="BalloonTextChar"/>
    <w:rsid w:val="00F077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customStyle="1" w:styleId="A">
    <w:name w:val="A"/>
    <w:basedOn w:val="Normal"/>
    <w:rsid w:val="0025666E"/>
    <w:pPr>
      <w:numPr>
        <w:numId w:val="9"/>
      </w:numPr>
      <w:tabs>
        <w:tab w:val="clear" w:pos="1800"/>
      </w:tabs>
      <w:spacing w:line="240" w:lineRule="auto"/>
      <w:ind w:left="357" w:hanging="357"/>
    </w:pPr>
    <w:rPr>
      <w:lang w:val="en-GB"/>
    </w:rPr>
  </w:style>
  <w:style w:type="paragraph" w:styleId="ListParagraph">
    <w:name w:val="List Paragraph"/>
    <w:basedOn w:val="Normal"/>
    <w:uiPriority w:val="34"/>
    <w:qFormat/>
    <w:rsid w:val="0025666E"/>
    <w:pPr>
      <w:spacing w:before="120" w:line="240" w:lineRule="auto"/>
      <w:ind w:left="720"/>
      <w:contextualSpacing/>
    </w:pPr>
  </w:style>
  <w:style w:type="paragraph" w:styleId="Bibliography">
    <w:name w:val="Bibliography"/>
    <w:basedOn w:val="Normal"/>
    <w:next w:val="Normal"/>
    <w:uiPriority w:val="37"/>
    <w:unhideWhenUsed/>
    <w:rsid w:val="0085767F"/>
  </w:style>
  <w:style w:type="paragraph" w:styleId="FootnoteText">
    <w:name w:val="footnote text"/>
    <w:basedOn w:val="Normal"/>
    <w:link w:val="FootnoteTextChar"/>
    <w:uiPriority w:val="99"/>
    <w:semiHidden/>
    <w:unhideWhenUsed/>
    <w:rsid w:val="009B2F24"/>
    <w:pPr>
      <w:spacing w:line="240" w:lineRule="auto"/>
    </w:pPr>
    <w:rPr>
      <w:rFonts w:ascii="Arial" w:eastAsiaTheme="minorHAnsi" w:hAnsi="Arial" w:cstheme="minorBidi"/>
      <w:sz w:val="20"/>
      <w:lang w:eastAsia="en-US"/>
    </w:rPr>
  </w:style>
  <w:style w:type="character" w:customStyle="1" w:styleId="FootnoteTextChar">
    <w:name w:val="Footnote Text Char"/>
    <w:basedOn w:val="DefaultParagraphFont"/>
    <w:link w:val="FootnoteText"/>
    <w:uiPriority w:val="99"/>
    <w:semiHidden/>
    <w:rsid w:val="009B2F24"/>
    <w:rPr>
      <w:rFonts w:ascii="Arial" w:eastAsiaTheme="minorHAnsi" w:hAnsi="Arial" w:cstheme="minorBidi"/>
      <w:sz w:val="20"/>
      <w:lang w:eastAsia="en-US"/>
    </w:rPr>
  </w:style>
  <w:style w:type="character" w:styleId="FootnoteReference">
    <w:name w:val="footnote reference"/>
    <w:basedOn w:val="DefaultParagraphFont"/>
    <w:uiPriority w:val="99"/>
    <w:semiHidden/>
    <w:unhideWhenUsed/>
    <w:rsid w:val="009B2F24"/>
    <w:rPr>
      <w:vertAlign w:val="superscript"/>
    </w:rPr>
  </w:style>
  <w:style w:type="character" w:styleId="Strong">
    <w:name w:val="Strong"/>
    <w:basedOn w:val="DefaultParagraphFont"/>
    <w:uiPriority w:val="22"/>
    <w:qFormat/>
    <w:rsid w:val="009B2F24"/>
    <w:rPr>
      <w:b/>
      <w:bCs/>
    </w:rPr>
  </w:style>
  <w:style w:type="paragraph" w:styleId="BodyText">
    <w:name w:val="Body Text"/>
    <w:basedOn w:val="Normal"/>
    <w:link w:val="BodyTextChar"/>
    <w:rsid w:val="009B2F24"/>
    <w:pPr>
      <w:spacing w:before="60" w:line="240" w:lineRule="auto"/>
      <w:jc w:val="both"/>
    </w:pPr>
    <w:rPr>
      <w:rFonts w:ascii="Arial" w:hAnsi="Arial"/>
      <w:b/>
      <w:sz w:val="22"/>
      <w:lang w:val="en-GB" w:eastAsia="en-US"/>
    </w:rPr>
  </w:style>
  <w:style w:type="character" w:customStyle="1" w:styleId="BodyTextChar">
    <w:name w:val="Body Text Char"/>
    <w:basedOn w:val="DefaultParagraphFont"/>
    <w:link w:val="BodyText"/>
    <w:rsid w:val="009B2F24"/>
    <w:rPr>
      <w:rFonts w:ascii="Arial" w:hAnsi="Arial"/>
      <w:b/>
      <w:sz w:val="22"/>
      <w:lang w:val="en-GB" w:eastAsia="en-US"/>
    </w:rPr>
  </w:style>
  <w:style w:type="paragraph" w:styleId="Title">
    <w:name w:val="Title"/>
    <w:basedOn w:val="Normal"/>
    <w:link w:val="TitleChar"/>
    <w:qFormat/>
    <w:rsid w:val="009B2F24"/>
    <w:pPr>
      <w:spacing w:before="240" w:after="60" w:line="240" w:lineRule="auto"/>
      <w:jc w:val="center"/>
      <w:outlineLvl w:val="0"/>
    </w:pPr>
    <w:rPr>
      <w:rFonts w:ascii="Arial" w:hAnsi="Arial" w:cs="Arial"/>
      <w:b/>
      <w:bCs/>
      <w:kern w:val="28"/>
      <w:sz w:val="32"/>
      <w:szCs w:val="32"/>
      <w:lang w:val="en-US" w:eastAsia="en-US"/>
    </w:rPr>
  </w:style>
  <w:style w:type="character" w:customStyle="1" w:styleId="TitleChar">
    <w:name w:val="Title Char"/>
    <w:basedOn w:val="DefaultParagraphFont"/>
    <w:link w:val="Title"/>
    <w:rsid w:val="009B2F24"/>
    <w:rPr>
      <w:rFonts w:ascii="Arial" w:hAnsi="Arial" w:cs="Arial"/>
      <w:b/>
      <w:bCs/>
      <w:kern w:val="28"/>
      <w:sz w:val="32"/>
      <w:szCs w:val="32"/>
      <w:lang w:val="en-US" w:eastAsia="en-US"/>
    </w:rPr>
  </w:style>
  <w:style w:type="paragraph" w:customStyle="1" w:styleId="TableText">
    <w:name w:val="Table Text"/>
    <w:basedOn w:val="Normal"/>
    <w:rsid w:val="009B2F24"/>
    <w:pPr>
      <w:spacing w:before="60" w:line="240" w:lineRule="auto"/>
    </w:pPr>
    <w:rPr>
      <w:rFonts w:ascii="Arial Narrow" w:hAnsi="Arial Narrow"/>
      <w:bCs/>
      <w:sz w:val="22"/>
      <w:lang w:val="en-GB" w:eastAsia="en-US"/>
    </w:rPr>
  </w:style>
  <w:style w:type="paragraph" w:customStyle="1" w:styleId="level3text">
    <w:name w:val="level 3 text"/>
    <w:basedOn w:val="Normal"/>
    <w:rsid w:val="009B2F24"/>
    <w:pPr>
      <w:spacing w:line="220" w:lineRule="exact"/>
      <w:ind w:left="1350" w:hanging="716"/>
    </w:pPr>
    <w:rPr>
      <w:rFonts w:ascii="Arial" w:hAnsi="Arial"/>
      <w:i/>
      <w:sz w:val="22"/>
      <w:lang w:val="en-US" w:eastAsia="en-GB"/>
    </w:rPr>
  </w:style>
  <w:style w:type="character" w:styleId="Emphasis">
    <w:name w:val="Emphasis"/>
    <w:basedOn w:val="DefaultParagraphFont"/>
    <w:qFormat/>
    <w:rsid w:val="009B2F24"/>
    <w:rPr>
      <w:i/>
      <w:iCs/>
    </w:rPr>
  </w:style>
  <w:style w:type="paragraph" w:styleId="NoSpacing">
    <w:name w:val="No Spacing"/>
    <w:link w:val="NoSpacingChar"/>
    <w:uiPriority w:val="1"/>
    <w:qFormat/>
    <w:rsid w:val="009B2F24"/>
    <w:pPr>
      <w:spacing w:line="240" w:lineRule="auto"/>
    </w:pPr>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9B2F24"/>
    <w:rPr>
      <w:rFonts w:asciiTheme="minorHAnsi" w:eastAsiaTheme="minorEastAsia" w:hAnsiTheme="minorHAnsi" w:cstheme="minorBidi"/>
      <w:sz w:val="28"/>
      <w:szCs w:val="22"/>
      <w:lang w:val="en-US" w:eastAsia="ja-JP"/>
    </w:rPr>
  </w:style>
  <w:style w:type="character" w:styleId="CommentReference">
    <w:name w:val="annotation reference"/>
    <w:basedOn w:val="DefaultParagraphFont"/>
    <w:semiHidden/>
    <w:unhideWhenUsed/>
    <w:rsid w:val="009B2F24"/>
    <w:rPr>
      <w:sz w:val="16"/>
      <w:szCs w:val="16"/>
    </w:rPr>
  </w:style>
  <w:style w:type="paragraph" w:styleId="CommentText">
    <w:name w:val="annotation text"/>
    <w:basedOn w:val="Normal"/>
    <w:link w:val="CommentTextChar"/>
    <w:unhideWhenUsed/>
    <w:rsid w:val="009B2F24"/>
    <w:pPr>
      <w:spacing w:before="120" w:after="120" w:line="240" w:lineRule="auto"/>
      <w:jc w:val="both"/>
    </w:pPr>
    <w:rPr>
      <w:rFonts w:ascii="Arial" w:hAnsi="Arial"/>
      <w:sz w:val="20"/>
      <w:lang w:val="en-US" w:eastAsia="en-US"/>
    </w:rPr>
  </w:style>
  <w:style w:type="character" w:customStyle="1" w:styleId="CommentTextChar">
    <w:name w:val="Comment Text Char"/>
    <w:basedOn w:val="DefaultParagraphFont"/>
    <w:link w:val="CommentText"/>
    <w:rsid w:val="009B2F24"/>
    <w:rPr>
      <w:rFonts w:ascii="Arial" w:hAnsi="Arial"/>
      <w:sz w:val="20"/>
      <w:lang w:val="en-US" w:eastAsia="en-US"/>
    </w:rPr>
  </w:style>
  <w:style w:type="character" w:customStyle="1" w:styleId="CommentSubjectChar">
    <w:name w:val="Comment Subject Char"/>
    <w:basedOn w:val="CommentTextChar"/>
    <w:link w:val="CommentSubject"/>
    <w:semiHidden/>
    <w:rsid w:val="009B2F24"/>
    <w:rPr>
      <w:rFonts w:ascii="Arial" w:hAnsi="Arial"/>
      <w:b/>
      <w:bCs/>
      <w:sz w:val="20"/>
      <w:lang w:val="en-US" w:eastAsia="en-US"/>
    </w:rPr>
  </w:style>
  <w:style w:type="paragraph" w:styleId="CommentSubject">
    <w:name w:val="annotation subject"/>
    <w:basedOn w:val="CommentText"/>
    <w:next w:val="CommentText"/>
    <w:link w:val="CommentSubjectChar"/>
    <w:semiHidden/>
    <w:unhideWhenUsed/>
    <w:rsid w:val="009B2F24"/>
    <w:rPr>
      <w:b/>
      <w:bCs/>
    </w:rPr>
  </w:style>
  <w:style w:type="paragraph" w:styleId="Revision">
    <w:name w:val="Revision"/>
    <w:hidden/>
    <w:uiPriority w:val="99"/>
    <w:semiHidden/>
    <w:rsid w:val="009B2F24"/>
    <w:pPr>
      <w:spacing w:line="240" w:lineRule="auto"/>
    </w:pPr>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82439">
      <w:bodyDiv w:val="1"/>
      <w:marLeft w:val="0"/>
      <w:marRight w:val="0"/>
      <w:marTop w:val="0"/>
      <w:marBottom w:val="0"/>
      <w:divBdr>
        <w:top w:val="none" w:sz="0" w:space="0" w:color="auto"/>
        <w:left w:val="none" w:sz="0" w:space="0" w:color="auto"/>
        <w:bottom w:val="none" w:sz="0" w:space="0" w:color="auto"/>
        <w:right w:val="none" w:sz="0" w:space="0" w:color="auto"/>
      </w:divBdr>
    </w:div>
    <w:div w:id="199368367">
      <w:bodyDiv w:val="1"/>
      <w:marLeft w:val="0"/>
      <w:marRight w:val="0"/>
      <w:marTop w:val="0"/>
      <w:marBottom w:val="0"/>
      <w:divBdr>
        <w:top w:val="none" w:sz="0" w:space="0" w:color="auto"/>
        <w:left w:val="none" w:sz="0" w:space="0" w:color="auto"/>
        <w:bottom w:val="none" w:sz="0" w:space="0" w:color="auto"/>
        <w:right w:val="none" w:sz="0" w:space="0" w:color="auto"/>
      </w:divBdr>
    </w:div>
    <w:div w:id="203712048">
      <w:bodyDiv w:val="1"/>
      <w:marLeft w:val="0"/>
      <w:marRight w:val="0"/>
      <w:marTop w:val="0"/>
      <w:marBottom w:val="0"/>
      <w:divBdr>
        <w:top w:val="none" w:sz="0" w:space="0" w:color="auto"/>
        <w:left w:val="none" w:sz="0" w:space="0" w:color="auto"/>
        <w:bottom w:val="none" w:sz="0" w:space="0" w:color="auto"/>
        <w:right w:val="none" w:sz="0" w:space="0" w:color="auto"/>
      </w:divBdr>
    </w:div>
    <w:div w:id="257376914">
      <w:bodyDiv w:val="1"/>
      <w:marLeft w:val="0"/>
      <w:marRight w:val="0"/>
      <w:marTop w:val="0"/>
      <w:marBottom w:val="0"/>
      <w:divBdr>
        <w:top w:val="none" w:sz="0" w:space="0" w:color="auto"/>
        <w:left w:val="none" w:sz="0" w:space="0" w:color="auto"/>
        <w:bottom w:val="none" w:sz="0" w:space="0" w:color="auto"/>
        <w:right w:val="none" w:sz="0" w:space="0" w:color="auto"/>
      </w:divBdr>
    </w:div>
    <w:div w:id="284627896">
      <w:bodyDiv w:val="1"/>
      <w:marLeft w:val="0"/>
      <w:marRight w:val="0"/>
      <w:marTop w:val="0"/>
      <w:marBottom w:val="0"/>
      <w:divBdr>
        <w:top w:val="none" w:sz="0" w:space="0" w:color="auto"/>
        <w:left w:val="none" w:sz="0" w:space="0" w:color="auto"/>
        <w:bottom w:val="none" w:sz="0" w:space="0" w:color="auto"/>
        <w:right w:val="none" w:sz="0" w:space="0" w:color="auto"/>
      </w:divBdr>
    </w:div>
    <w:div w:id="301428352">
      <w:bodyDiv w:val="1"/>
      <w:marLeft w:val="0"/>
      <w:marRight w:val="0"/>
      <w:marTop w:val="0"/>
      <w:marBottom w:val="0"/>
      <w:divBdr>
        <w:top w:val="none" w:sz="0" w:space="0" w:color="auto"/>
        <w:left w:val="none" w:sz="0" w:space="0" w:color="auto"/>
        <w:bottom w:val="none" w:sz="0" w:space="0" w:color="auto"/>
        <w:right w:val="none" w:sz="0" w:space="0" w:color="auto"/>
      </w:divBdr>
    </w:div>
    <w:div w:id="306512679">
      <w:bodyDiv w:val="1"/>
      <w:marLeft w:val="0"/>
      <w:marRight w:val="0"/>
      <w:marTop w:val="0"/>
      <w:marBottom w:val="0"/>
      <w:divBdr>
        <w:top w:val="none" w:sz="0" w:space="0" w:color="auto"/>
        <w:left w:val="none" w:sz="0" w:space="0" w:color="auto"/>
        <w:bottom w:val="none" w:sz="0" w:space="0" w:color="auto"/>
        <w:right w:val="none" w:sz="0" w:space="0" w:color="auto"/>
      </w:divBdr>
    </w:div>
    <w:div w:id="330764518">
      <w:bodyDiv w:val="1"/>
      <w:marLeft w:val="0"/>
      <w:marRight w:val="0"/>
      <w:marTop w:val="0"/>
      <w:marBottom w:val="0"/>
      <w:divBdr>
        <w:top w:val="none" w:sz="0" w:space="0" w:color="auto"/>
        <w:left w:val="none" w:sz="0" w:space="0" w:color="auto"/>
        <w:bottom w:val="none" w:sz="0" w:space="0" w:color="auto"/>
        <w:right w:val="none" w:sz="0" w:space="0" w:color="auto"/>
      </w:divBdr>
    </w:div>
    <w:div w:id="358895368">
      <w:bodyDiv w:val="1"/>
      <w:marLeft w:val="0"/>
      <w:marRight w:val="0"/>
      <w:marTop w:val="0"/>
      <w:marBottom w:val="0"/>
      <w:divBdr>
        <w:top w:val="none" w:sz="0" w:space="0" w:color="auto"/>
        <w:left w:val="none" w:sz="0" w:space="0" w:color="auto"/>
        <w:bottom w:val="none" w:sz="0" w:space="0" w:color="auto"/>
        <w:right w:val="none" w:sz="0" w:space="0" w:color="auto"/>
      </w:divBdr>
    </w:div>
    <w:div w:id="373044569">
      <w:bodyDiv w:val="1"/>
      <w:marLeft w:val="0"/>
      <w:marRight w:val="0"/>
      <w:marTop w:val="0"/>
      <w:marBottom w:val="0"/>
      <w:divBdr>
        <w:top w:val="none" w:sz="0" w:space="0" w:color="auto"/>
        <w:left w:val="none" w:sz="0" w:space="0" w:color="auto"/>
        <w:bottom w:val="none" w:sz="0" w:space="0" w:color="auto"/>
        <w:right w:val="none" w:sz="0" w:space="0" w:color="auto"/>
      </w:divBdr>
    </w:div>
    <w:div w:id="382944416">
      <w:bodyDiv w:val="1"/>
      <w:marLeft w:val="0"/>
      <w:marRight w:val="0"/>
      <w:marTop w:val="0"/>
      <w:marBottom w:val="0"/>
      <w:divBdr>
        <w:top w:val="none" w:sz="0" w:space="0" w:color="auto"/>
        <w:left w:val="none" w:sz="0" w:space="0" w:color="auto"/>
        <w:bottom w:val="none" w:sz="0" w:space="0" w:color="auto"/>
        <w:right w:val="none" w:sz="0" w:space="0" w:color="auto"/>
      </w:divBdr>
    </w:div>
    <w:div w:id="410588312">
      <w:bodyDiv w:val="1"/>
      <w:marLeft w:val="0"/>
      <w:marRight w:val="0"/>
      <w:marTop w:val="0"/>
      <w:marBottom w:val="0"/>
      <w:divBdr>
        <w:top w:val="none" w:sz="0" w:space="0" w:color="auto"/>
        <w:left w:val="none" w:sz="0" w:space="0" w:color="auto"/>
        <w:bottom w:val="none" w:sz="0" w:space="0" w:color="auto"/>
        <w:right w:val="none" w:sz="0" w:space="0" w:color="auto"/>
      </w:divBdr>
    </w:div>
    <w:div w:id="440491989">
      <w:bodyDiv w:val="1"/>
      <w:marLeft w:val="0"/>
      <w:marRight w:val="0"/>
      <w:marTop w:val="0"/>
      <w:marBottom w:val="0"/>
      <w:divBdr>
        <w:top w:val="none" w:sz="0" w:space="0" w:color="auto"/>
        <w:left w:val="none" w:sz="0" w:space="0" w:color="auto"/>
        <w:bottom w:val="none" w:sz="0" w:space="0" w:color="auto"/>
        <w:right w:val="none" w:sz="0" w:space="0" w:color="auto"/>
      </w:divBdr>
    </w:div>
    <w:div w:id="527179840">
      <w:bodyDiv w:val="1"/>
      <w:marLeft w:val="0"/>
      <w:marRight w:val="0"/>
      <w:marTop w:val="0"/>
      <w:marBottom w:val="0"/>
      <w:divBdr>
        <w:top w:val="none" w:sz="0" w:space="0" w:color="auto"/>
        <w:left w:val="none" w:sz="0" w:space="0" w:color="auto"/>
        <w:bottom w:val="none" w:sz="0" w:space="0" w:color="auto"/>
        <w:right w:val="none" w:sz="0" w:space="0" w:color="auto"/>
      </w:divBdr>
    </w:div>
    <w:div w:id="594443402">
      <w:bodyDiv w:val="1"/>
      <w:marLeft w:val="0"/>
      <w:marRight w:val="0"/>
      <w:marTop w:val="0"/>
      <w:marBottom w:val="0"/>
      <w:divBdr>
        <w:top w:val="none" w:sz="0" w:space="0" w:color="auto"/>
        <w:left w:val="none" w:sz="0" w:space="0" w:color="auto"/>
        <w:bottom w:val="none" w:sz="0" w:space="0" w:color="auto"/>
        <w:right w:val="none" w:sz="0" w:space="0" w:color="auto"/>
      </w:divBdr>
    </w:div>
    <w:div w:id="599068384">
      <w:bodyDiv w:val="1"/>
      <w:marLeft w:val="0"/>
      <w:marRight w:val="0"/>
      <w:marTop w:val="0"/>
      <w:marBottom w:val="0"/>
      <w:divBdr>
        <w:top w:val="none" w:sz="0" w:space="0" w:color="auto"/>
        <w:left w:val="none" w:sz="0" w:space="0" w:color="auto"/>
        <w:bottom w:val="none" w:sz="0" w:space="0" w:color="auto"/>
        <w:right w:val="none" w:sz="0" w:space="0" w:color="auto"/>
      </w:divBdr>
    </w:div>
    <w:div w:id="599263163">
      <w:bodyDiv w:val="1"/>
      <w:marLeft w:val="0"/>
      <w:marRight w:val="0"/>
      <w:marTop w:val="0"/>
      <w:marBottom w:val="0"/>
      <w:divBdr>
        <w:top w:val="none" w:sz="0" w:space="0" w:color="auto"/>
        <w:left w:val="none" w:sz="0" w:space="0" w:color="auto"/>
        <w:bottom w:val="none" w:sz="0" w:space="0" w:color="auto"/>
        <w:right w:val="none" w:sz="0" w:space="0" w:color="auto"/>
      </w:divBdr>
    </w:div>
    <w:div w:id="614138790">
      <w:bodyDiv w:val="1"/>
      <w:marLeft w:val="0"/>
      <w:marRight w:val="0"/>
      <w:marTop w:val="0"/>
      <w:marBottom w:val="0"/>
      <w:divBdr>
        <w:top w:val="none" w:sz="0" w:space="0" w:color="auto"/>
        <w:left w:val="none" w:sz="0" w:space="0" w:color="auto"/>
        <w:bottom w:val="none" w:sz="0" w:space="0" w:color="auto"/>
        <w:right w:val="none" w:sz="0" w:space="0" w:color="auto"/>
      </w:divBdr>
    </w:div>
    <w:div w:id="620310233">
      <w:bodyDiv w:val="1"/>
      <w:marLeft w:val="0"/>
      <w:marRight w:val="0"/>
      <w:marTop w:val="0"/>
      <w:marBottom w:val="0"/>
      <w:divBdr>
        <w:top w:val="none" w:sz="0" w:space="0" w:color="auto"/>
        <w:left w:val="none" w:sz="0" w:space="0" w:color="auto"/>
        <w:bottom w:val="none" w:sz="0" w:space="0" w:color="auto"/>
        <w:right w:val="none" w:sz="0" w:space="0" w:color="auto"/>
      </w:divBdr>
    </w:div>
    <w:div w:id="641429667">
      <w:bodyDiv w:val="1"/>
      <w:marLeft w:val="0"/>
      <w:marRight w:val="0"/>
      <w:marTop w:val="0"/>
      <w:marBottom w:val="0"/>
      <w:divBdr>
        <w:top w:val="none" w:sz="0" w:space="0" w:color="auto"/>
        <w:left w:val="none" w:sz="0" w:space="0" w:color="auto"/>
        <w:bottom w:val="none" w:sz="0" w:space="0" w:color="auto"/>
        <w:right w:val="none" w:sz="0" w:space="0" w:color="auto"/>
      </w:divBdr>
    </w:div>
    <w:div w:id="656106875">
      <w:bodyDiv w:val="1"/>
      <w:marLeft w:val="0"/>
      <w:marRight w:val="0"/>
      <w:marTop w:val="0"/>
      <w:marBottom w:val="0"/>
      <w:divBdr>
        <w:top w:val="none" w:sz="0" w:space="0" w:color="auto"/>
        <w:left w:val="none" w:sz="0" w:space="0" w:color="auto"/>
        <w:bottom w:val="none" w:sz="0" w:space="0" w:color="auto"/>
        <w:right w:val="none" w:sz="0" w:space="0" w:color="auto"/>
      </w:divBdr>
    </w:div>
    <w:div w:id="704015878">
      <w:bodyDiv w:val="1"/>
      <w:marLeft w:val="0"/>
      <w:marRight w:val="0"/>
      <w:marTop w:val="0"/>
      <w:marBottom w:val="0"/>
      <w:divBdr>
        <w:top w:val="none" w:sz="0" w:space="0" w:color="auto"/>
        <w:left w:val="none" w:sz="0" w:space="0" w:color="auto"/>
        <w:bottom w:val="none" w:sz="0" w:space="0" w:color="auto"/>
        <w:right w:val="none" w:sz="0" w:space="0" w:color="auto"/>
      </w:divBdr>
    </w:div>
    <w:div w:id="714277574">
      <w:bodyDiv w:val="1"/>
      <w:marLeft w:val="0"/>
      <w:marRight w:val="0"/>
      <w:marTop w:val="0"/>
      <w:marBottom w:val="0"/>
      <w:divBdr>
        <w:top w:val="none" w:sz="0" w:space="0" w:color="auto"/>
        <w:left w:val="none" w:sz="0" w:space="0" w:color="auto"/>
        <w:bottom w:val="none" w:sz="0" w:space="0" w:color="auto"/>
        <w:right w:val="none" w:sz="0" w:space="0" w:color="auto"/>
      </w:divBdr>
    </w:div>
    <w:div w:id="716122978">
      <w:bodyDiv w:val="1"/>
      <w:marLeft w:val="0"/>
      <w:marRight w:val="0"/>
      <w:marTop w:val="0"/>
      <w:marBottom w:val="0"/>
      <w:divBdr>
        <w:top w:val="none" w:sz="0" w:space="0" w:color="auto"/>
        <w:left w:val="none" w:sz="0" w:space="0" w:color="auto"/>
        <w:bottom w:val="none" w:sz="0" w:space="0" w:color="auto"/>
        <w:right w:val="none" w:sz="0" w:space="0" w:color="auto"/>
      </w:divBdr>
    </w:div>
    <w:div w:id="733697536">
      <w:bodyDiv w:val="1"/>
      <w:marLeft w:val="0"/>
      <w:marRight w:val="0"/>
      <w:marTop w:val="0"/>
      <w:marBottom w:val="0"/>
      <w:divBdr>
        <w:top w:val="none" w:sz="0" w:space="0" w:color="auto"/>
        <w:left w:val="none" w:sz="0" w:space="0" w:color="auto"/>
        <w:bottom w:val="none" w:sz="0" w:space="0" w:color="auto"/>
        <w:right w:val="none" w:sz="0" w:space="0" w:color="auto"/>
      </w:divBdr>
    </w:div>
    <w:div w:id="743836949">
      <w:bodyDiv w:val="1"/>
      <w:marLeft w:val="0"/>
      <w:marRight w:val="0"/>
      <w:marTop w:val="0"/>
      <w:marBottom w:val="0"/>
      <w:divBdr>
        <w:top w:val="none" w:sz="0" w:space="0" w:color="auto"/>
        <w:left w:val="none" w:sz="0" w:space="0" w:color="auto"/>
        <w:bottom w:val="none" w:sz="0" w:space="0" w:color="auto"/>
        <w:right w:val="none" w:sz="0" w:space="0" w:color="auto"/>
      </w:divBdr>
    </w:div>
    <w:div w:id="801464456">
      <w:bodyDiv w:val="1"/>
      <w:marLeft w:val="0"/>
      <w:marRight w:val="0"/>
      <w:marTop w:val="0"/>
      <w:marBottom w:val="0"/>
      <w:divBdr>
        <w:top w:val="none" w:sz="0" w:space="0" w:color="auto"/>
        <w:left w:val="none" w:sz="0" w:space="0" w:color="auto"/>
        <w:bottom w:val="none" w:sz="0" w:space="0" w:color="auto"/>
        <w:right w:val="none" w:sz="0" w:space="0" w:color="auto"/>
      </w:divBdr>
    </w:div>
    <w:div w:id="828642108">
      <w:bodyDiv w:val="1"/>
      <w:marLeft w:val="0"/>
      <w:marRight w:val="0"/>
      <w:marTop w:val="0"/>
      <w:marBottom w:val="0"/>
      <w:divBdr>
        <w:top w:val="none" w:sz="0" w:space="0" w:color="auto"/>
        <w:left w:val="none" w:sz="0" w:space="0" w:color="auto"/>
        <w:bottom w:val="none" w:sz="0" w:space="0" w:color="auto"/>
        <w:right w:val="none" w:sz="0" w:space="0" w:color="auto"/>
      </w:divBdr>
    </w:div>
    <w:div w:id="831023243">
      <w:bodyDiv w:val="1"/>
      <w:marLeft w:val="0"/>
      <w:marRight w:val="0"/>
      <w:marTop w:val="0"/>
      <w:marBottom w:val="0"/>
      <w:divBdr>
        <w:top w:val="none" w:sz="0" w:space="0" w:color="auto"/>
        <w:left w:val="none" w:sz="0" w:space="0" w:color="auto"/>
        <w:bottom w:val="none" w:sz="0" w:space="0" w:color="auto"/>
        <w:right w:val="none" w:sz="0" w:space="0" w:color="auto"/>
      </w:divBdr>
    </w:div>
    <w:div w:id="834420956">
      <w:bodyDiv w:val="1"/>
      <w:marLeft w:val="0"/>
      <w:marRight w:val="0"/>
      <w:marTop w:val="0"/>
      <w:marBottom w:val="0"/>
      <w:divBdr>
        <w:top w:val="none" w:sz="0" w:space="0" w:color="auto"/>
        <w:left w:val="none" w:sz="0" w:space="0" w:color="auto"/>
        <w:bottom w:val="none" w:sz="0" w:space="0" w:color="auto"/>
        <w:right w:val="none" w:sz="0" w:space="0" w:color="auto"/>
      </w:divBdr>
    </w:div>
    <w:div w:id="855311433">
      <w:bodyDiv w:val="1"/>
      <w:marLeft w:val="0"/>
      <w:marRight w:val="0"/>
      <w:marTop w:val="0"/>
      <w:marBottom w:val="0"/>
      <w:divBdr>
        <w:top w:val="none" w:sz="0" w:space="0" w:color="auto"/>
        <w:left w:val="none" w:sz="0" w:space="0" w:color="auto"/>
        <w:bottom w:val="none" w:sz="0" w:space="0" w:color="auto"/>
        <w:right w:val="none" w:sz="0" w:space="0" w:color="auto"/>
      </w:divBdr>
    </w:div>
    <w:div w:id="873276975">
      <w:bodyDiv w:val="1"/>
      <w:marLeft w:val="0"/>
      <w:marRight w:val="0"/>
      <w:marTop w:val="0"/>
      <w:marBottom w:val="0"/>
      <w:divBdr>
        <w:top w:val="none" w:sz="0" w:space="0" w:color="auto"/>
        <w:left w:val="none" w:sz="0" w:space="0" w:color="auto"/>
        <w:bottom w:val="none" w:sz="0" w:space="0" w:color="auto"/>
        <w:right w:val="none" w:sz="0" w:space="0" w:color="auto"/>
      </w:divBdr>
    </w:div>
    <w:div w:id="881596701">
      <w:bodyDiv w:val="1"/>
      <w:marLeft w:val="0"/>
      <w:marRight w:val="0"/>
      <w:marTop w:val="0"/>
      <w:marBottom w:val="0"/>
      <w:divBdr>
        <w:top w:val="none" w:sz="0" w:space="0" w:color="auto"/>
        <w:left w:val="none" w:sz="0" w:space="0" w:color="auto"/>
        <w:bottom w:val="none" w:sz="0" w:space="0" w:color="auto"/>
        <w:right w:val="none" w:sz="0" w:space="0" w:color="auto"/>
      </w:divBdr>
    </w:div>
    <w:div w:id="906844309">
      <w:bodyDiv w:val="1"/>
      <w:marLeft w:val="0"/>
      <w:marRight w:val="0"/>
      <w:marTop w:val="0"/>
      <w:marBottom w:val="0"/>
      <w:divBdr>
        <w:top w:val="none" w:sz="0" w:space="0" w:color="auto"/>
        <w:left w:val="none" w:sz="0" w:space="0" w:color="auto"/>
        <w:bottom w:val="none" w:sz="0" w:space="0" w:color="auto"/>
        <w:right w:val="none" w:sz="0" w:space="0" w:color="auto"/>
      </w:divBdr>
    </w:div>
    <w:div w:id="978681088">
      <w:bodyDiv w:val="1"/>
      <w:marLeft w:val="0"/>
      <w:marRight w:val="0"/>
      <w:marTop w:val="0"/>
      <w:marBottom w:val="0"/>
      <w:divBdr>
        <w:top w:val="none" w:sz="0" w:space="0" w:color="auto"/>
        <w:left w:val="none" w:sz="0" w:space="0" w:color="auto"/>
        <w:bottom w:val="none" w:sz="0" w:space="0" w:color="auto"/>
        <w:right w:val="none" w:sz="0" w:space="0" w:color="auto"/>
      </w:divBdr>
    </w:div>
    <w:div w:id="986596154">
      <w:bodyDiv w:val="1"/>
      <w:marLeft w:val="0"/>
      <w:marRight w:val="0"/>
      <w:marTop w:val="0"/>
      <w:marBottom w:val="0"/>
      <w:divBdr>
        <w:top w:val="none" w:sz="0" w:space="0" w:color="auto"/>
        <w:left w:val="none" w:sz="0" w:space="0" w:color="auto"/>
        <w:bottom w:val="none" w:sz="0" w:space="0" w:color="auto"/>
        <w:right w:val="none" w:sz="0" w:space="0" w:color="auto"/>
      </w:divBdr>
    </w:div>
    <w:div w:id="993488638">
      <w:bodyDiv w:val="1"/>
      <w:marLeft w:val="0"/>
      <w:marRight w:val="0"/>
      <w:marTop w:val="0"/>
      <w:marBottom w:val="0"/>
      <w:divBdr>
        <w:top w:val="none" w:sz="0" w:space="0" w:color="auto"/>
        <w:left w:val="none" w:sz="0" w:space="0" w:color="auto"/>
        <w:bottom w:val="none" w:sz="0" w:space="0" w:color="auto"/>
        <w:right w:val="none" w:sz="0" w:space="0" w:color="auto"/>
      </w:divBdr>
    </w:div>
    <w:div w:id="996227770">
      <w:bodyDiv w:val="1"/>
      <w:marLeft w:val="0"/>
      <w:marRight w:val="0"/>
      <w:marTop w:val="0"/>
      <w:marBottom w:val="0"/>
      <w:divBdr>
        <w:top w:val="none" w:sz="0" w:space="0" w:color="auto"/>
        <w:left w:val="none" w:sz="0" w:space="0" w:color="auto"/>
        <w:bottom w:val="none" w:sz="0" w:space="0" w:color="auto"/>
        <w:right w:val="none" w:sz="0" w:space="0" w:color="auto"/>
      </w:divBdr>
    </w:div>
    <w:div w:id="1064793808">
      <w:bodyDiv w:val="1"/>
      <w:marLeft w:val="0"/>
      <w:marRight w:val="0"/>
      <w:marTop w:val="0"/>
      <w:marBottom w:val="0"/>
      <w:divBdr>
        <w:top w:val="none" w:sz="0" w:space="0" w:color="auto"/>
        <w:left w:val="none" w:sz="0" w:space="0" w:color="auto"/>
        <w:bottom w:val="none" w:sz="0" w:space="0" w:color="auto"/>
        <w:right w:val="none" w:sz="0" w:space="0" w:color="auto"/>
      </w:divBdr>
    </w:div>
    <w:div w:id="1068965812">
      <w:bodyDiv w:val="1"/>
      <w:marLeft w:val="0"/>
      <w:marRight w:val="0"/>
      <w:marTop w:val="0"/>
      <w:marBottom w:val="0"/>
      <w:divBdr>
        <w:top w:val="none" w:sz="0" w:space="0" w:color="auto"/>
        <w:left w:val="none" w:sz="0" w:space="0" w:color="auto"/>
        <w:bottom w:val="none" w:sz="0" w:space="0" w:color="auto"/>
        <w:right w:val="none" w:sz="0" w:space="0" w:color="auto"/>
      </w:divBdr>
    </w:div>
    <w:div w:id="1120341601">
      <w:bodyDiv w:val="1"/>
      <w:marLeft w:val="0"/>
      <w:marRight w:val="0"/>
      <w:marTop w:val="0"/>
      <w:marBottom w:val="0"/>
      <w:divBdr>
        <w:top w:val="none" w:sz="0" w:space="0" w:color="auto"/>
        <w:left w:val="none" w:sz="0" w:space="0" w:color="auto"/>
        <w:bottom w:val="none" w:sz="0" w:space="0" w:color="auto"/>
        <w:right w:val="none" w:sz="0" w:space="0" w:color="auto"/>
      </w:divBdr>
    </w:div>
    <w:div w:id="1131021065">
      <w:bodyDiv w:val="1"/>
      <w:marLeft w:val="0"/>
      <w:marRight w:val="0"/>
      <w:marTop w:val="0"/>
      <w:marBottom w:val="0"/>
      <w:divBdr>
        <w:top w:val="none" w:sz="0" w:space="0" w:color="auto"/>
        <w:left w:val="none" w:sz="0" w:space="0" w:color="auto"/>
        <w:bottom w:val="none" w:sz="0" w:space="0" w:color="auto"/>
        <w:right w:val="none" w:sz="0" w:space="0" w:color="auto"/>
      </w:divBdr>
    </w:div>
    <w:div w:id="1145514244">
      <w:bodyDiv w:val="1"/>
      <w:marLeft w:val="0"/>
      <w:marRight w:val="0"/>
      <w:marTop w:val="0"/>
      <w:marBottom w:val="0"/>
      <w:divBdr>
        <w:top w:val="none" w:sz="0" w:space="0" w:color="auto"/>
        <w:left w:val="none" w:sz="0" w:space="0" w:color="auto"/>
        <w:bottom w:val="none" w:sz="0" w:space="0" w:color="auto"/>
        <w:right w:val="none" w:sz="0" w:space="0" w:color="auto"/>
      </w:divBdr>
    </w:div>
    <w:div w:id="1156798872">
      <w:bodyDiv w:val="1"/>
      <w:marLeft w:val="0"/>
      <w:marRight w:val="0"/>
      <w:marTop w:val="0"/>
      <w:marBottom w:val="0"/>
      <w:divBdr>
        <w:top w:val="none" w:sz="0" w:space="0" w:color="auto"/>
        <w:left w:val="none" w:sz="0" w:space="0" w:color="auto"/>
        <w:bottom w:val="none" w:sz="0" w:space="0" w:color="auto"/>
        <w:right w:val="none" w:sz="0" w:space="0" w:color="auto"/>
      </w:divBdr>
    </w:div>
    <w:div w:id="1194881683">
      <w:bodyDiv w:val="1"/>
      <w:marLeft w:val="0"/>
      <w:marRight w:val="0"/>
      <w:marTop w:val="0"/>
      <w:marBottom w:val="0"/>
      <w:divBdr>
        <w:top w:val="none" w:sz="0" w:space="0" w:color="auto"/>
        <w:left w:val="none" w:sz="0" w:space="0" w:color="auto"/>
        <w:bottom w:val="none" w:sz="0" w:space="0" w:color="auto"/>
        <w:right w:val="none" w:sz="0" w:space="0" w:color="auto"/>
      </w:divBdr>
    </w:div>
    <w:div w:id="1199320783">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25642">
      <w:bodyDiv w:val="1"/>
      <w:marLeft w:val="0"/>
      <w:marRight w:val="0"/>
      <w:marTop w:val="0"/>
      <w:marBottom w:val="0"/>
      <w:divBdr>
        <w:top w:val="none" w:sz="0" w:space="0" w:color="auto"/>
        <w:left w:val="none" w:sz="0" w:space="0" w:color="auto"/>
        <w:bottom w:val="none" w:sz="0" w:space="0" w:color="auto"/>
        <w:right w:val="none" w:sz="0" w:space="0" w:color="auto"/>
      </w:divBdr>
    </w:div>
    <w:div w:id="1260142805">
      <w:bodyDiv w:val="1"/>
      <w:marLeft w:val="0"/>
      <w:marRight w:val="0"/>
      <w:marTop w:val="0"/>
      <w:marBottom w:val="0"/>
      <w:divBdr>
        <w:top w:val="none" w:sz="0" w:space="0" w:color="auto"/>
        <w:left w:val="none" w:sz="0" w:space="0" w:color="auto"/>
        <w:bottom w:val="none" w:sz="0" w:space="0" w:color="auto"/>
        <w:right w:val="none" w:sz="0" w:space="0" w:color="auto"/>
      </w:divBdr>
    </w:div>
    <w:div w:id="1261832852">
      <w:bodyDiv w:val="1"/>
      <w:marLeft w:val="0"/>
      <w:marRight w:val="0"/>
      <w:marTop w:val="0"/>
      <w:marBottom w:val="0"/>
      <w:divBdr>
        <w:top w:val="none" w:sz="0" w:space="0" w:color="auto"/>
        <w:left w:val="none" w:sz="0" w:space="0" w:color="auto"/>
        <w:bottom w:val="none" w:sz="0" w:space="0" w:color="auto"/>
        <w:right w:val="none" w:sz="0" w:space="0" w:color="auto"/>
      </w:divBdr>
    </w:div>
    <w:div w:id="1336565965">
      <w:bodyDiv w:val="1"/>
      <w:marLeft w:val="0"/>
      <w:marRight w:val="0"/>
      <w:marTop w:val="0"/>
      <w:marBottom w:val="0"/>
      <w:divBdr>
        <w:top w:val="none" w:sz="0" w:space="0" w:color="auto"/>
        <w:left w:val="none" w:sz="0" w:space="0" w:color="auto"/>
        <w:bottom w:val="none" w:sz="0" w:space="0" w:color="auto"/>
        <w:right w:val="none" w:sz="0" w:space="0" w:color="auto"/>
      </w:divBdr>
    </w:div>
    <w:div w:id="1394542349">
      <w:bodyDiv w:val="1"/>
      <w:marLeft w:val="0"/>
      <w:marRight w:val="0"/>
      <w:marTop w:val="0"/>
      <w:marBottom w:val="0"/>
      <w:divBdr>
        <w:top w:val="none" w:sz="0" w:space="0" w:color="auto"/>
        <w:left w:val="none" w:sz="0" w:space="0" w:color="auto"/>
        <w:bottom w:val="none" w:sz="0" w:space="0" w:color="auto"/>
        <w:right w:val="none" w:sz="0" w:space="0" w:color="auto"/>
      </w:divBdr>
    </w:div>
    <w:div w:id="1421372122">
      <w:bodyDiv w:val="1"/>
      <w:marLeft w:val="0"/>
      <w:marRight w:val="0"/>
      <w:marTop w:val="0"/>
      <w:marBottom w:val="0"/>
      <w:divBdr>
        <w:top w:val="none" w:sz="0" w:space="0" w:color="auto"/>
        <w:left w:val="none" w:sz="0" w:space="0" w:color="auto"/>
        <w:bottom w:val="none" w:sz="0" w:space="0" w:color="auto"/>
        <w:right w:val="none" w:sz="0" w:space="0" w:color="auto"/>
      </w:divBdr>
    </w:div>
    <w:div w:id="1443497233">
      <w:bodyDiv w:val="1"/>
      <w:marLeft w:val="0"/>
      <w:marRight w:val="0"/>
      <w:marTop w:val="0"/>
      <w:marBottom w:val="0"/>
      <w:divBdr>
        <w:top w:val="none" w:sz="0" w:space="0" w:color="auto"/>
        <w:left w:val="none" w:sz="0" w:space="0" w:color="auto"/>
        <w:bottom w:val="none" w:sz="0" w:space="0" w:color="auto"/>
        <w:right w:val="none" w:sz="0" w:space="0" w:color="auto"/>
      </w:divBdr>
    </w:div>
    <w:div w:id="1452824690">
      <w:bodyDiv w:val="1"/>
      <w:marLeft w:val="0"/>
      <w:marRight w:val="0"/>
      <w:marTop w:val="0"/>
      <w:marBottom w:val="0"/>
      <w:divBdr>
        <w:top w:val="none" w:sz="0" w:space="0" w:color="auto"/>
        <w:left w:val="none" w:sz="0" w:space="0" w:color="auto"/>
        <w:bottom w:val="none" w:sz="0" w:space="0" w:color="auto"/>
        <w:right w:val="none" w:sz="0" w:space="0" w:color="auto"/>
      </w:divBdr>
    </w:div>
    <w:div w:id="1470702764">
      <w:bodyDiv w:val="1"/>
      <w:marLeft w:val="0"/>
      <w:marRight w:val="0"/>
      <w:marTop w:val="0"/>
      <w:marBottom w:val="0"/>
      <w:divBdr>
        <w:top w:val="none" w:sz="0" w:space="0" w:color="auto"/>
        <w:left w:val="none" w:sz="0" w:space="0" w:color="auto"/>
        <w:bottom w:val="none" w:sz="0" w:space="0" w:color="auto"/>
        <w:right w:val="none" w:sz="0" w:space="0" w:color="auto"/>
      </w:divBdr>
    </w:div>
    <w:div w:id="1491871921">
      <w:bodyDiv w:val="1"/>
      <w:marLeft w:val="0"/>
      <w:marRight w:val="0"/>
      <w:marTop w:val="0"/>
      <w:marBottom w:val="0"/>
      <w:divBdr>
        <w:top w:val="none" w:sz="0" w:space="0" w:color="auto"/>
        <w:left w:val="none" w:sz="0" w:space="0" w:color="auto"/>
        <w:bottom w:val="none" w:sz="0" w:space="0" w:color="auto"/>
        <w:right w:val="none" w:sz="0" w:space="0" w:color="auto"/>
      </w:divBdr>
    </w:div>
    <w:div w:id="1500464160">
      <w:bodyDiv w:val="1"/>
      <w:marLeft w:val="0"/>
      <w:marRight w:val="0"/>
      <w:marTop w:val="0"/>
      <w:marBottom w:val="0"/>
      <w:divBdr>
        <w:top w:val="none" w:sz="0" w:space="0" w:color="auto"/>
        <w:left w:val="none" w:sz="0" w:space="0" w:color="auto"/>
        <w:bottom w:val="none" w:sz="0" w:space="0" w:color="auto"/>
        <w:right w:val="none" w:sz="0" w:space="0" w:color="auto"/>
      </w:divBdr>
    </w:div>
    <w:div w:id="1536504891">
      <w:bodyDiv w:val="1"/>
      <w:marLeft w:val="0"/>
      <w:marRight w:val="0"/>
      <w:marTop w:val="0"/>
      <w:marBottom w:val="0"/>
      <w:divBdr>
        <w:top w:val="none" w:sz="0" w:space="0" w:color="auto"/>
        <w:left w:val="none" w:sz="0" w:space="0" w:color="auto"/>
        <w:bottom w:val="none" w:sz="0" w:space="0" w:color="auto"/>
        <w:right w:val="none" w:sz="0" w:space="0" w:color="auto"/>
      </w:divBdr>
    </w:div>
    <w:div w:id="1559510882">
      <w:bodyDiv w:val="1"/>
      <w:marLeft w:val="0"/>
      <w:marRight w:val="0"/>
      <w:marTop w:val="0"/>
      <w:marBottom w:val="0"/>
      <w:divBdr>
        <w:top w:val="none" w:sz="0" w:space="0" w:color="auto"/>
        <w:left w:val="none" w:sz="0" w:space="0" w:color="auto"/>
        <w:bottom w:val="none" w:sz="0" w:space="0" w:color="auto"/>
        <w:right w:val="none" w:sz="0" w:space="0" w:color="auto"/>
      </w:divBdr>
    </w:div>
    <w:div w:id="1582180372">
      <w:bodyDiv w:val="1"/>
      <w:marLeft w:val="0"/>
      <w:marRight w:val="0"/>
      <w:marTop w:val="0"/>
      <w:marBottom w:val="0"/>
      <w:divBdr>
        <w:top w:val="none" w:sz="0" w:space="0" w:color="auto"/>
        <w:left w:val="none" w:sz="0" w:space="0" w:color="auto"/>
        <w:bottom w:val="none" w:sz="0" w:space="0" w:color="auto"/>
        <w:right w:val="none" w:sz="0" w:space="0" w:color="auto"/>
      </w:divBdr>
    </w:div>
    <w:div w:id="1591348808">
      <w:bodyDiv w:val="1"/>
      <w:marLeft w:val="0"/>
      <w:marRight w:val="0"/>
      <w:marTop w:val="0"/>
      <w:marBottom w:val="0"/>
      <w:divBdr>
        <w:top w:val="none" w:sz="0" w:space="0" w:color="auto"/>
        <w:left w:val="none" w:sz="0" w:space="0" w:color="auto"/>
        <w:bottom w:val="none" w:sz="0" w:space="0" w:color="auto"/>
        <w:right w:val="none" w:sz="0" w:space="0" w:color="auto"/>
      </w:divBdr>
    </w:div>
    <w:div w:id="1633053366">
      <w:bodyDiv w:val="1"/>
      <w:marLeft w:val="0"/>
      <w:marRight w:val="0"/>
      <w:marTop w:val="0"/>
      <w:marBottom w:val="0"/>
      <w:divBdr>
        <w:top w:val="none" w:sz="0" w:space="0" w:color="auto"/>
        <w:left w:val="none" w:sz="0" w:space="0" w:color="auto"/>
        <w:bottom w:val="none" w:sz="0" w:space="0" w:color="auto"/>
        <w:right w:val="none" w:sz="0" w:space="0" w:color="auto"/>
      </w:divBdr>
    </w:div>
    <w:div w:id="1647970267">
      <w:bodyDiv w:val="1"/>
      <w:marLeft w:val="0"/>
      <w:marRight w:val="0"/>
      <w:marTop w:val="0"/>
      <w:marBottom w:val="0"/>
      <w:divBdr>
        <w:top w:val="none" w:sz="0" w:space="0" w:color="auto"/>
        <w:left w:val="none" w:sz="0" w:space="0" w:color="auto"/>
        <w:bottom w:val="none" w:sz="0" w:space="0" w:color="auto"/>
        <w:right w:val="none" w:sz="0" w:space="0" w:color="auto"/>
      </w:divBdr>
    </w:div>
    <w:div w:id="1705861843">
      <w:bodyDiv w:val="1"/>
      <w:marLeft w:val="0"/>
      <w:marRight w:val="0"/>
      <w:marTop w:val="0"/>
      <w:marBottom w:val="0"/>
      <w:divBdr>
        <w:top w:val="none" w:sz="0" w:space="0" w:color="auto"/>
        <w:left w:val="none" w:sz="0" w:space="0" w:color="auto"/>
        <w:bottom w:val="none" w:sz="0" w:space="0" w:color="auto"/>
        <w:right w:val="none" w:sz="0" w:space="0" w:color="auto"/>
      </w:divBdr>
    </w:div>
    <w:div w:id="1711302287">
      <w:bodyDiv w:val="1"/>
      <w:marLeft w:val="0"/>
      <w:marRight w:val="0"/>
      <w:marTop w:val="0"/>
      <w:marBottom w:val="0"/>
      <w:divBdr>
        <w:top w:val="none" w:sz="0" w:space="0" w:color="auto"/>
        <w:left w:val="none" w:sz="0" w:space="0" w:color="auto"/>
        <w:bottom w:val="none" w:sz="0" w:space="0" w:color="auto"/>
        <w:right w:val="none" w:sz="0" w:space="0" w:color="auto"/>
      </w:divBdr>
    </w:div>
    <w:div w:id="1716539982">
      <w:bodyDiv w:val="1"/>
      <w:marLeft w:val="0"/>
      <w:marRight w:val="0"/>
      <w:marTop w:val="0"/>
      <w:marBottom w:val="0"/>
      <w:divBdr>
        <w:top w:val="none" w:sz="0" w:space="0" w:color="auto"/>
        <w:left w:val="none" w:sz="0" w:space="0" w:color="auto"/>
        <w:bottom w:val="none" w:sz="0" w:space="0" w:color="auto"/>
        <w:right w:val="none" w:sz="0" w:space="0" w:color="auto"/>
      </w:divBdr>
    </w:div>
    <w:div w:id="1718820097">
      <w:bodyDiv w:val="1"/>
      <w:marLeft w:val="0"/>
      <w:marRight w:val="0"/>
      <w:marTop w:val="0"/>
      <w:marBottom w:val="0"/>
      <w:divBdr>
        <w:top w:val="none" w:sz="0" w:space="0" w:color="auto"/>
        <w:left w:val="none" w:sz="0" w:space="0" w:color="auto"/>
        <w:bottom w:val="none" w:sz="0" w:space="0" w:color="auto"/>
        <w:right w:val="none" w:sz="0" w:space="0" w:color="auto"/>
      </w:divBdr>
    </w:div>
    <w:div w:id="1803041706">
      <w:bodyDiv w:val="1"/>
      <w:marLeft w:val="0"/>
      <w:marRight w:val="0"/>
      <w:marTop w:val="0"/>
      <w:marBottom w:val="0"/>
      <w:divBdr>
        <w:top w:val="none" w:sz="0" w:space="0" w:color="auto"/>
        <w:left w:val="none" w:sz="0" w:space="0" w:color="auto"/>
        <w:bottom w:val="none" w:sz="0" w:space="0" w:color="auto"/>
        <w:right w:val="none" w:sz="0" w:space="0" w:color="auto"/>
      </w:divBdr>
    </w:div>
    <w:div w:id="1822578944">
      <w:bodyDiv w:val="1"/>
      <w:marLeft w:val="0"/>
      <w:marRight w:val="0"/>
      <w:marTop w:val="0"/>
      <w:marBottom w:val="0"/>
      <w:divBdr>
        <w:top w:val="none" w:sz="0" w:space="0" w:color="auto"/>
        <w:left w:val="none" w:sz="0" w:space="0" w:color="auto"/>
        <w:bottom w:val="none" w:sz="0" w:space="0" w:color="auto"/>
        <w:right w:val="none" w:sz="0" w:space="0" w:color="auto"/>
      </w:divBdr>
    </w:div>
    <w:div w:id="1887137063">
      <w:bodyDiv w:val="1"/>
      <w:marLeft w:val="0"/>
      <w:marRight w:val="0"/>
      <w:marTop w:val="0"/>
      <w:marBottom w:val="0"/>
      <w:divBdr>
        <w:top w:val="none" w:sz="0" w:space="0" w:color="auto"/>
        <w:left w:val="none" w:sz="0" w:space="0" w:color="auto"/>
        <w:bottom w:val="none" w:sz="0" w:space="0" w:color="auto"/>
        <w:right w:val="none" w:sz="0" w:space="0" w:color="auto"/>
      </w:divBdr>
    </w:div>
    <w:div w:id="1914046707">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25400959">
      <w:bodyDiv w:val="1"/>
      <w:marLeft w:val="0"/>
      <w:marRight w:val="0"/>
      <w:marTop w:val="0"/>
      <w:marBottom w:val="0"/>
      <w:divBdr>
        <w:top w:val="none" w:sz="0" w:space="0" w:color="auto"/>
        <w:left w:val="none" w:sz="0" w:space="0" w:color="auto"/>
        <w:bottom w:val="none" w:sz="0" w:space="0" w:color="auto"/>
        <w:right w:val="none" w:sz="0" w:space="0" w:color="auto"/>
      </w:divBdr>
    </w:div>
    <w:div w:id="2042514515">
      <w:bodyDiv w:val="1"/>
      <w:marLeft w:val="0"/>
      <w:marRight w:val="0"/>
      <w:marTop w:val="0"/>
      <w:marBottom w:val="0"/>
      <w:divBdr>
        <w:top w:val="none" w:sz="0" w:space="0" w:color="auto"/>
        <w:left w:val="none" w:sz="0" w:space="0" w:color="auto"/>
        <w:bottom w:val="none" w:sz="0" w:space="0" w:color="auto"/>
        <w:right w:val="none" w:sz="0" w:space="0" w:color="auto"/>
      </w:divBdr>
    </w:div>
    <w:div w:id="2058503383">
      <w:bodyDiv w:val="1"/>
      <w:marLeft w:val="0"/>
      <w:marRight w:val="0"/>
      <w:marTop w:val="0"/>
      <w:marBottom w:val="0"/>
      <w:divBdr>
        <w:top w:val="none" w:sz="0" w:space="0" w:color="auto"/>
        <w:left w:val="none" w:sz="0" w:space="0" w:color="auto"/>
        <w:bottom w:val="none" w:sz="0" w:space="0" w:color="auto"/>
        <w:right w:val="none" w:sz="0" w:space="0" w:color="auto"/>
      </w:divBdr>
    </w:div>
    <w:div w:id="2137596158">
      <w:bodyDiv w:val="1"/>
      <w:marLeft w:val="0"/>
      <w:marRight w:val="0"/>
      <w:marTop w:val="0"/>
      <w:marBottom w:val="0"/>
      <w:divBdr>
        <w:top w:val="none" w:sz="0" w:space="0" w:color="auto"/>
        <w:left w:val="none" w:sz="0" w:space="0" w:color="auto"/>
        <w:bottom w:val="none" w:sz="0" w:space="0" w:color="auto"/>
        <w:right w:val="none" w:sz="0" w:space="0" w:color="auto"/>
      </w:divBdr>
    </w:div>
    <w:div w:id="214342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Rac18</b:Tag>
    <b:SourceType>InternetSite</b:SourceType>
    <b:Guid>{DEA27D5C-2CD2-4239-AF96-4647BE2B1C20}</b:Guid>
    <b:Author>
      <b:Author>
        <b:NameList>
          <b:Person>
            <b:Last>Krishna</b:Last>
            <b:First>Rachael</b:First>
          </b:Person>
        </b:NameList>
      </b:Author>
    </b:Author>
    <b:Title>TikTok users are complaining that in-app harassment and a general wave of dislike toward them are resulting in online bullying.</b:Title>
    <b:Year>2018</b:Year>
    <b:YearAccessed>2018</b:YearAccessed>
    <b:MonthAccessed>December</b:MonthAccessed>
    <b:DayAccessed>3</b:DayAccessed>
    <b:URL>https://www.buzzfeednews.com/article/krishrach/tik-tok-users-bullying-abuse-complaints</b:URL>
    <b:RefOrder>7</b:RefOrder>
  </b:Source>
  <b:Source>
    <b:Tag>Ano18</b:Tag>
    <b:SourceType>InternetSite</b:SourceType>
    <b:Guid>{9ABD67FA-306A-437B-BB1C-DC3BCE26D0CF}</b:Guid>
    <b:Author>
      <b:Author>
        <b:NameList>
          <b:Person>
            <b:Last>Anoki</b:Last>
          </b:Person>
        </b:NameList>
      </b:Author>
    </b:Author>
    <b:Title>Inked-Up.com</b:Title>
    <b:Year>2018</b:Year>
    <b:YearAccessed>2018</b:YearAccessed>
    <b:MonthAccessed>December</b:MonthAccessed>
    <b:DayAccessed>3</b:DayAccessed>
    <b:URL>http://inked-up.com/</b:URL>
    <b:RefOrder>6</b:RefOrder>
  </b:Source>
  <b:Source>
    <b:Tag>Kat18</b:Tag>
    <b:SourceType>InternetSite</b:SourceType>
    <b:Guid>{E7624EE0-FB06-4F95-939A-83A5C0F34286}</b:Guid>
    <b:Author>
      <b:Author>
        <b:NameList>
          <b:Person>
            <b:Last>Tenbarge</b:Last>
            <b:First>Kat</b:First>
          </b:Person>
        </b:NameList>
      </b:Author>
    </b:Author>
    <b:Title>Can Tik Tok Be the Next Vine, or Are Seconds-Long Streaming Apps Over?</b:Title>
    <b:Year>2018</b:Year>
    <b:YearAccessed>2018</b:YearAccessed>
    <b:MonthAccessed>December</b:MonthAccessed>
    <b:DayAccessed>3</b:DayAccessed>
    <b:URL>https://www.inverse.com/article/47817-what-is-tik-tok-the-app-flooding-social-media-with-ads-and-partnerships</b:URL>
    <b:RefOrder>8</b:RefOrder>
  </b:Source>
  <b:Source>
    <b:Tag>Kim16</b:Tag>
    <b:SourceType>BookSection</b:SourceType>
    <b:Guid>{1D4FC642-D64D-44D0-BA20-948DB87CCC48}</b:Guid>
    <b:Title>RECOGNITION IN SOCIAL MEDIA FOR SUPPORTING A CAUSE: INVOLVEMENT AND SELF-EFFICACY AS MODERATORS</b:Title>
    <b:Year>2016</b:Year>
    <b:Pages>1867</b:Pages>
    <b:Publisher>Hongik University</b:Publisher>
    <b:City>Seoul</b:City>
    <b:Author>
      <b:Author>
        <b:NameList>
          <b:Person>
            <b:Last>Kim</b:Last>
            <b:First>Sojung</b:First>
          </b:Person>
          <b:Person>
            <b:Last>Um</b:Last>
            <b:First>Nam-Hyun</b:First>
          </b:Person>
        </b:NameList>
      </b:Author>
    </b:Author>
    <b:BookTitle>Social Behavior &amp; Personality: an international journal</b:BookTitle>
    <b:RefOrder>9</b:RefOrder>
  </b:Source>
  <b:Source>
    <b:Tag>Jan18</b:Tag>
    <b:SourceType>Report</b:SourceType>
    <b:Guid>{65343A84-F79E-4956-93D8-50CC2F53CC5E}</b:Guid>
    <b:Title>In-store Technologies in the Retail Servicescape</b:Title>
    <b:Year>2018</b:Year>
    <b:Author>
      <b:Author>
        <b:NameList>
          <b:Person>
            <b:Last>Betzing</b:Last>
            <b:First>Jan</b:First>
            <b:Middle>H.</b:Middle>
          </b:Person>
          <b:Person>
            <b:Last>Hoang</b:Last>
            <b:First>Anh-Quoc</b:First>
            <b:Middle>Martin</b:Middle>
          </b:Person>
          <b:Person>
            <b:Last>Becker</b:Last>
            <b:First>Jörg</b:First>
          </b:Person>
        </b:NameList>
      </b:Author>
    </b:Author>
    <b:Publisher>University of Muenster</b:Publisher>
    <b:City>Münster</b:City>
    <b:RefOrder>2</b:RefOrder>
  </b:Source>
  <b:Source>
    <b:Tag>Fel19</b:Tag>
    <b:SourceType>BookSection</b:SourceType>
    <b:Guid>{2AB325B8-0046-410E-8E75-57DB7BBD392C}</b:Guid>
    <b:Author>
      <b:Author>
        <b:NameList>
          <b:Person>
            <b:Last>Webner</b:Last>
            <b:First>Felix</b:First>
          </b:Person>
        </b:NameList>
      </b:Author>
    </b:Author>
    <b:Title>Streaming Analytics—Real-Time Customer Satisfaction in Brick-and-Mortar Retailing</b:Title>
    <b:Year>2019</b:Year>
    <b:Publisher>Springer</b:Publisher>
    <b:City>Essen</b:City>
    <b:BookTitle> Cybernetics and Automation Control Theory Methods in Intelligent Algorithms</b:BookTitle>
    <b:Pages>50-59</b:Pages>
    <b:RefOrder>3</b:RefOrder>
  </b:Source>
  <b:Source>
    <b:Tag>McF18</b:Tag>
    <b:SourceType>InternetSite</b:SourceType>
    <b:Guid>{308FEA06-3EFD-4EC5-91F0-1998A005E9AE}</b:Guid>
    <b:Author>
      <b:Author>
        <b:NameList>
          <b:Person>
            <b:Last>McFarland</b:Last>
            <b:First>Matt</b:First>
          </b:Person>
        </b:NameList>
      </b:Author>
    </b:Author>
    <b:Title>I spent 53 minutes in Amazon Go and saw the future of retail</b:Title>
    <b:Year>2018</b:Year>
    <b:YearAccessed>2019</b:YearAccessed>
    <b:MonthAccessed>October</b:MonthAccessed>
    <b:DayAccessed>16</b:DayAccessed>
    <b:URL>https://edition.cnn.com/2018/10/03/tech/amazon-go/index.html</b:URL>
    <b:RefOrder>4</b:RefOrder>
  </b:Source>
  <b:Source>
    <b:Tag>Kar19</b:Tag>
    <b:SourceType>BookSection</b:SourceType>
    <b:Guid>{71714D2A-7AD6-44F3-B839-9812CAB201F1}</b:Guid>
    <b:Title>Applying Product Usage Information to Optimise the Product Lifecycle in the Clothing and Textiles Industry</b:Title>
    <b:Year>2019</b:Year>
    <b:Author>
      <b:Author>
        <b:NameList>
          <b:Person>
            <b:Last>Hribernik</b:Last>
            <b:First>Karl</b:First>
          </b:Person>
          <b:Person>
            <b:Last>Arabsolgar</b:Last>
            <b:First>Dena</b:First>
          </b:Person>
          <b:Person>
            <b:Last>Canepa</b:Last>
            <b:First>Alessandro</b:First>
          </b:Person>
          <b:Person>
            <b:Last>Thoben</b:Last>
            <b:First>Klaus-Dieter</b:First>
          </b:Person>
        </b:NameList>
      </b:Author>
    </b:Author>
    <b:BookTitle>Product Lifecycle Management (Volume 4): The Case Studies</b:BookTitle>
    <b:Pages>73-95</b:Pages>
    <b:City>Basel</b:City>
    <b:Publisher>Spinger, Cham</b:Publisher>
    <b:RefOrder>5</b:RefOrder>
  </b:Source>
  <b:Source>
    <b:Tag>Joe19</b:Tag>
    <b:SourceType>Report</b:SourceType>
    <b:Guid>{57A91DDB-3CB5-4850-A808-5C6462AA4A4A}</b:Guid>
    <b:Author>
      <b:Author>
        <b:NameList>
          <b:Person>
            <b:Last>Tatú</b:Last>
            <b:First>Joey</b:First>
          </b:Person>
        </b:NameList>
      </b:Author>
    </b:Author>
    <b:Title>Social Modifications</b:Title>
    <b:Year>2018</b:Year>
    <b:City>Dublin</b:City>
    <b:Publisher>National College of Ireland</b:Publisher>
    <b:RefOrder>10</b:RefOrder>
  </b:Source>
  <b:Source>
    <b:Tag>Ink19</b:Tag>
    <b:SourceType>InternetSite</b:SourceType>
    <b:Guid>{5BAFB392-C5A1-46F4-93CD-E4DBD98CE6C6}</b:Guid>
    <b:Title>Inked-Up.com</b:Title>
    <b:Year>2019</b:Year>
    <b:Author>
      <b:Author>
        <b:Corporate>Inked-Up.com</b:Corporate>
      </b:Author>
    </b:Author>
    <b:YearAccessed>2019</b:YearAccessed>
    <b:MonthAccessed>October</b:MonthAccessed>
    <b:DayAccessed>18</b:DayAccessed>
    <b:URL>http://inked-up.com</b:URL>
    <b:RefOrder>11</b:RefOrder>
  </b:Source>
  <b:Source>
    <b:Tag>Deb19</b:Tag>
    <b:SourceType>InternetSite</b:SourceType>
    <b:Guid>{A3191455-1782-42C3-8F02-078013110461}</b:Guid>
    <b:Author>
      <b:Author>
        <b:NameList>
          <b:Person>
            <b:Last>Herridge</b:Last>
            <b:First>Debbie</b:First>
          </b:Person>
        </b:NameList>
      </b:Author>
    </b:Author>
    <b:Title>WHAT ARE SMART OBJECTIVES AND HOW DO I APPLY THEM?</b:Title>
    <b:Year>2019</b:Year>
    <b:YearAccessed>2019</b:YearAccessed>
    <b:MonthAccessed>December</b:MonthAccessed>
    <b:DayAccessed>10</b:DayAccessed>
    <b:URL>https://www.professionalacademy.com/blogs-and-advice/what-are-smart-objectives-and-how-do-i-apply-them</b:URL>
    <b:RefOrder>1</b:RefOrder>
  </b:Source>
  <b:Source>
    <b:Tag>Jak94</b:Tag>
    <b:SourceType>InternetSite</b:SourceType>
    <b:Guid>{91B59D41-C838-49EF-971F-49F196B9FDA1}</b:Guid>
    <b:Author>
      <b:Author>
        <b:NameList>
          <b:Person>
            <b:Last>Nielsen</b:Last>
            <b:First>Jakob</b:First>
          </b:Person>
        </b:NameList>
      </b:Author>
    </b:Author>
    <b:Title>10 Usability Heuristics for User Interface Design</b:Title>
    <b:Year>1994</b:Year>
    <b:YearAccessed>2019</b:YearAccessed>
    <b:MonthAccessed>December</b:MonthAccessed>
    <b:DayAccessed>10</b:DayAccessed>
    <b:URL>https://www.nngroup.com/articles/ten-usability-heuristics/</b:URL>
    <b:RefOrder>12</b:RefOrder>
  </b:Source>
</b:Sources>
</file>

<file path=customXml/itemProps1.xml><?xml version="1.0" encoding="utf-8"?>
<ds:datastoreItem xmlns:ds="http://schemas.openxmlformats.org/officeDocument/2006/customXml" ds:itemID="{3D2BE368-A34E-484D-920F-C10DA1D4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54</TotalTime>
  <Pages>44</Pages>
  <Words>7163</Words>
  <Characters>44231</Characters>
  <Application>Microsoft Office Word</Application>
  <DocSecurity>0</DocSecurity>
  <Lines>368</Lines>
  <Paragraphs>102</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51292</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Joey Tatú</dc:creator>
  <cp:lastModifiedBy>Joey Tatú</cp:lastModifiedBy>
  <cp:revision>4</cp:revision>
  <cp:lastPrinted>2005-03-03T15:39:00Z</cp:lastPrinted>
  <dcterms:created xsi:type="dcterms:W3CDTF">2019-12-10T13:47:00Z</dcterms:created>
  <dcterms:modified xsi:type="dcterms:W3CDTF">2020-12-14T14:15:00Z</dcterms:modified>
</cp:coreProperties>
</file>